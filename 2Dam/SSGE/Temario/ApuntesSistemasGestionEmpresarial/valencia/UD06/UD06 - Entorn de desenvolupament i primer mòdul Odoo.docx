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jc w:val="left"/>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Sistemes de Gestió Empresarial</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UD06 - Entorn de desenvolupament i primer mòdul Odoo </w:t>
      </w:r>
      <w:r w:rsidDel="00000000" w:rsidR="00000000" w:rsidRPr="00000000">
        <w:rPr>
          <w:rtl w:val="0"/>
        </w:rPr>
      </w:r>
    </w:p>
    <w:p w:rsidR="00000000" w:rsidDel="00000000" w:rsidP="00000000" w:rsidRDefault="00000000" w:rsidRPr="00000000" w14:paraId="00000002">
      <w:pPr>
        <w:pageBreakBefore w:val="0"/>
        <w:widowControl w:val="1"/>
        <w:spacing w:after="3600" w:before="200" w:lineRule="auto"/>
        <w:jc w:val="left"/>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7" name="image9.png"/>
            <a:graphic>
              <a:graphicData uri="http://schemas.openxmlformats.org/drawingml/2006/picture">
                <pic:pic>
                  <pic:nvPicPr>
                    <pic:cNvPr descr="short line" id="0" name="image9.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3600" w:before="200" w:lineRule="auto"/>
        <w:jc w:val="left"/>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jc w:val="left"/>
        <w:rPr>
          <w:rFonts w:ascii="Raleway" w:cs="Raleway" w:eastAsia="Raleway" w:hAnsi="Raleway"/>
          <w:b w:val="1"/>
          <w:smallCaps w:val="0"/>
          <w:color w:val="1a1a1a"/>
          <w:sz w:val="40"/>
          <w:szCs w:val="40"/>
        </w:rPr>
      </w:pPr>
      <w:r w:rsidDel="00000000" w:rsidR="00000000" w:rsidRPr="00000000">
        <w:rPr>
          <w:rFonts w:ascii="Proxima Nova" w:cs="Proxima Nova" w:eastAsia="Proxima Nova" w:hAnsi="Proxima Nova"/>
          <w:sz w:val="32"/>
          <w:szCs w:val="32"/>
          <w:rtl w:val="0"/>
        </w:rPr>
        <w:t xml:space="preserve">Actualitzat Agost 2022</w:t>
      </w:r>
      <w:r w:rsidDel="00000000" w:rsidR="00000000" w:rsidRPr="00000000">
        <w:rPr>
          <w:rtl w:val="0"/>
        </w:rPr>
      </w:r>
    </w:p>
    <w:p w:rsidR="00000000" w:rsidDel="00000000" w:rsidP="00000000" w:rsidRDefault="00000000" w:rsidRPr="00000000" w14:paraId="00000006">
      <w:pPr>
        <w:pageBreakBefore w:val="0"/>
        <w:widowControl w:val="1"/>
        <w:spacing w:after="0" w:before="0" w:line="312" w:lineRule="auto"/>
        <w:ind w:left="-6.666666666666762" w:firstLine="0"/>
        <w:jc w:val="left"/>
        <w:rPr>
          <w:rFonts w:ascii="Lato" w:cs="Lato" w:eastAsia="Lato" w:hAnsi="Lato"/>
          <w:color w:val="595959"/>
        </w:rPr>
      </w:pPr>
      <w:r w:rsidDel="00000000" w:rsidR="00000000" w:rsidRPr="00000000">
        <w:rPr>
          <w:rtl w:val="0"/>
        </w:rPr>
      </w:r>
    </w:p>
    <w:p w:rsidR="00000000" w:rsidDel="00000000" w:rsidP="00000000" w:rsidRDefault="00000000" w:rsidRPr="00000000" w14:paraId="00000007">
      <w:pPr>
        <w:pageBreakBefore w:val="0"/>
        <w:widowControl w:val="1"/>
        <w:spacing w:after="0" w:before="0" w:line="312" w:lineRule="auto"/>
        <w:ind w:left="-6.666666666666762" w:firstLine="0"/>
        <w:jc w:val="left"/>
        <w:rPr>
          <w:rFonts w:ascii="Lato" w:cs="Lato" w:eastAsia="Lato" w:hAnsi="Lato"/>
          <w:color w:val="595959"/>
        </w:rPr>
      </w:pPr>
      <w:r w:rsidDel="00000000" w:rsidR="00000000" w:rsidRPr="00000000">
        <w:rPr>
          <w:rtl w:val="0"/>
        </w:rPr>
      </w:r>
    </w:p>
    <w:p w:rsidR="00000000" w:rsidDel="00000000" w:rsidP="00000000" w:rsidRDefault="00000000" w:rsidRPr="00000000" w14:paraId="00000008">
      <w:pPr>
        <w:pageBreakBefore w:val="0"/>
        <w:ind w:firstLine="113"/>
        <w:rPr>
          <w:color w:val="336633"/>
          <w:sz w:val="28"/>
          <w:szCs w:val="28"/>
        </w:rPr>
      </w:pPr>
      <w:r w:rsidDel="00000000" w:rsidR="00000000" w:rsidRPr="00000000">
        <w:rPr>
          <w:color w:val="336633"/>
          <w:sz w:val="28"/>
          <w:szCs w:val="28"/>
          <w:rtl w:val="0"/>
        </w:rPr>
        <w:t xml:space="preserve">Llicència</w:t>
      </w:r>
    </w:p>
    <w:p w:rsidR="00000000" w:rsidDel="00000000" w:rsidP="00000000" w:rsidRDefault="00000000" w:rsidRPr="00000000" w14:paraId="00000009">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A">
      <w:pPr>
        <w:pageBreakBefore w:val="0"/>
        <w:ind w:left="395" w:right="404" w:firstLine="0"/>
        <w:rPr/>
      </w:pPr>
      <w:r w:rsidDel="00000000" w:rsidR="00000000" w:rsidRPr="00000000">
        <w:rPr>
          <w:rFonts w:ascii="Verdana" w:cs="Verdana" w:eastAsia="Verdana" w:hAnsi="Verdana"/>
          <w:b w:val="1"/>
          <w:sz w:val="20"/>
          <w:szCs w:val="20"/>
          <w:rtl w:val="0"/>
        </w:rPr>
        <w:t xml:space="preserve">Reconeixement - No comercial - CompartirIgual</w:t>
      </w:r>
      <w:r w:rsidDel="00000000" w:rsidR="00000000" w:rsidRPr="00000000">
        <w:rPr>
          <w:rFonts w:ascii="Verdana" w:cs="Verdana" w:eastAsia="Verdana" w:hAnsi="Verdana"/>
          <w:sz w:val="20"/>
          <w:szCs w:val="20"/>
          <w:rtl w:val="0"/>
        </w:rPr>
        <w:t xml:space="preserve">(BY-NC-SA):No es permet un ús comercial de l'obra original ni de les possibles obres derivades, la distribució de les quals s'ha de fer amb una llicència igual a la que regula l'obra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257175</wp:posOffset>
            </wp:positionH>
            <wp:positionV relativeFrom="paragraph">
              <wp:posOffset>152400</wp:posOffset>
            </wp:positionV>
            <wp:extent cx="765353" cy="265748"/>
            <wp:effectExtent b="0" l="0" r="0" t="0"/>
            <wp:wrapSquare wrapText="bothSides" distB="57150" distT="57150" distL="57150" distR="57150"/>
            <wp:docPr id="3"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765353" cy="265748"/>
                    </a:xfrm>
                    <a:prstGeom prst="rect"/>
                    <a:ln/>
                  </pic:spPr>
                </pic:pic>
              </a:graphicData>
            </a:graphic>
          </wp:anchor>
        </w:drawing>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36633"/>
          <w:sz w:val="28"/>
          <w:szCs w:val="28"/>
          <w:u w:val="none"/>
          <w:shd w:fill="auto" w:val="clear"/>
          <w:vertAlign w:val="baseline"/>
          <w:rtl w:val="0"/>
        </w:rPr>
        <w:t xml:space="preserve">Nomenclatura</w:t>
      </w: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Al llarg d'aquest tema s'utilitzaran diferents símbols per distingir elements importants dins </w:t>
      </w:r>
      <w:r w:rsidDel="00000000" w:rsidR="00000000" w:rsidRPr="00000000">
        <w:rPr>
          <w:rtl w:val="0"/>
        </w:rPr>
        <w:t xml:space="preserve">del contingut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Aquests símbols són:</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F">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b w:val="1"/>
        </w:rPr>
      </w:pPr>
      <w:r w:rsidDel="00000000" w:rsidR="00000000" w:rsidRPr="00000000">
        <w:rPr>
          <w:b w:val="1"/>
          <w:sz w:val="20"/>
          <w:szCs w:val="20"/>
          <w:rtl w:val="0"/>
        </w:rPr>
        <w:t xml:space="preserve">📖 </w:t>
      </w:r>
      <w:r w:rsidDel="00000000" w:rsidR="00000000" w:rsidRPr="00000000">
        <w:rPr>
          <w:b w:val="1"/>
          <w:rtl w:val="0"/>
        </w:rPr>
        <w:t xml:space="preserve">Important</w:t>
      </w:r>
    </w:p>
    <w:p w:rsidR="00000000" w:rsidDel="00000000" w:rsidP="00000000" w:rsidRDefault="00000000" w:rsidRPr="00000000" w14:paraId="00000010">
      <w:pPr>
        <w:pageBreakBefore w:val="0"/>
        <w:rPr/>
      </w:pPr>
      <w:r w:rsidDel="00000000" w:rsidR="00000000" w:rsidRPr="00000000">
        <w:rPr>
          <w:rtl w:val="0"/>
        </w:rPr>
      </w:r>
    </w:p>
    <w:p w:rsidR="00000000" w:rsidDel="00000000" w:rsidP="00000000" w:rsidRDefault="00000000" w:rsidRPr="00000000" w14:paraId="00000011">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b w:val="1"/>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w:t>
      </w:r>
    </w:p>
    <w:p w:rsidR="00000000" w:rsidDel="00000000" w:rsidP="00000000" w:rsidRDefault="00000000" w:rsidRPr="00000000" w14:paraId="00000012">
      <w:pPr>
        <w:pageBreakBefore w:val="0"/>
        <w:rPr/>
      </w:pPr>
      <w:r w:rsidDel="00000000" w:rsidR="00000000" w:rsidRPr="00000000">
        <w:rPr>
          <w:rtl w:val="0"/>
        </w:rPr>
      </w:r>
    </w:p>
    <w:p w:rsidR="00000000" w:rsidDel="00000000" w:rsidP="00000000" w:rsidRDefault="00000000" w:rsidRPr="00000000" w14:paraId="00000013">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rFonts w:ascii="Arimo" w:cs="Arimo" w:eastAsia="Arimo" w:hAnsi="Arimo"/>
          <w:b w:val="1"/>
          <w:sz w:val="20"/>
          <w:szCs w:val="20"/>
        </w:rPr>
      </w:pPr>
      <w:r w:rsidDel="00000000" w:rsidR="00000000" w:rsidRPr="00000000">
        <w:rPr>
          <w:b w:val="1"/>
          <w:sz w:val="20"/>
          <w:szCs w:val="20"/>
          <w:rtl w:val="0"/>
        </w:rPr>
        <w:t xml:space="preserve">💬</w:t>
      </w:r>
      <w:r w:rsidDel="00000000" w:rsidR="00000000" w:rsidRPr="00000000">
        <w:rPr>
          <w:b w:val="1"/>
          <w:rtl w:val="0"/>
        </w:rPr>
        <w:t xml:space="preserve"> Interessant</w:t>
      </w:r>
      <w:r w:rsidDel="00000000" w:rsidR="00000000" w:rsidRPr="00000000">
        <w:rPr>
          <w:rtl w:val="0"/>
        </w:rPr>
      </w:r>
    </w:p>
    <w:p w:rsidR="00000000" w:rsidDel="00000000" w:rsidP="00000000" w:rsidRDefault="00000000" w:rsidRPr="00000000" w14:paraId="00000014">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Arial" w:cs="Arial" w:eastAsia="Arial" w:hAnsi="Arial"/>
          <w:b w:val="1"/>
          <w:i w:val="0"/>
          <w:smallCaps w:val="1"/>
          <w:strike w:val="0"/>
          <w:color w:val="000000"/>
          <w:sz w:val="32"/>
          <w:szCs w:val="32"/>
          <w:u w:val="none"/>
          <w:shd w:fill="auto" w:val="clear"/>
          <w:vertAlign w:val="baseline"/>
        </w:rPr>
      </w:pPr>
      <w:r w:rsidDel="00000000" w:rsidR="00000000" w:rsidRPr="00000000">
        <w:rPr>
          <w:rFonts w:ascii="Arial" w:cs="Arial" w:eastAsia="Arial" w:hAnsi="Arial"/>
          <w:b w:val="1"/>
          <w:i w:val="0"/>
          <w:smallCaps w:val="1"/>
          <w:strike w:val="0"/>
          <w:color w:val="000000"/>
          <w:sz w:val="32"/>
          <w:szCs w:val="32"/>
          <w:u w:val="none"/>
          <w:shd w:fill="auto" w:val="clear"/>
          <w:vertAlign w:val="baseline"/>
          <w:rtl w:val="0"/>
        </w:rPr>
        <w:t xml:space="preserve">Índex de contingut</w:t>
      </w:r>
    </w:p>
    <w:sdt>
      <w:sdtPr>
        <w:docPartObj>
          <w:docPartGallery w:val="Table of Contents"/>
          <w:docPartUnique w:val="1"/>
        </w:docPartObj>
      </w:sdtPr>
      <w:sdtContent>
        <w:p w:rsidR="00000000" w:rsidDel="00000000" w:rsidP="00000000" w:rsidRDefault="00000000" w:rsidRPr="00000000" w14:paraId="00000015">
          <w:pPr>
            <w:tabs>
              <w:tab w:val="right" w:pos="9637.511811023622"/>
            </w:tabs>
            <w:spacing w:before="80" w:line="240" w:lineRule="auto"/>
            <w:ind w:left="0" w:firstLine="0"/>
            <w:rPr>
              <w:rFonts w:ascii="Verdana" w:cs="Verdana" w:eastAsia="Verdana" w:hAnsi="Verdana"/>
              <w:b w:val="1"/>
              <w:sz w:val="20"/>
              <w:szCs w:val="20"/>
            </w:rPr>
          </w:pPr>
          <w:r w:rsidDel="00000000" w:rsidR="00000000" w:rsidRPr="00000000">
            <w:fldChar w:fldCharType="begin"/>
            <w:instrText xml:space="preserve"> TOC \h \u \z </w:instrText>
            <w:fldChar w:fldCharType="separate"/>
          </w:r>
          <w:hyperlink w:anchor="_g7i82c35p6k">
            <w:r w:rsidDel="00000000" w:rsidR="00000000" w:rsidRPr="00000000">
              <w:rPr>
                <w:rFonts w:ascii="Verdana" w:cs="Verdana" w:eastAsia="Verdana" w:hAnsi="Verdana"/>
                <w:b w:val="1"/>
                <w:sz w:val="20"/>
                <w:szCs w:val="20"/>
                <w:rtl w:val="0"/>
              </w:rPr>
              <w:t xml:space="preserve">Introducció</w:t>
            </w:r>
          </w:hyperlink>
          <w:r w:rsidDel="00000000" w:rsidR="00000000" w:rsidRPr="00000000">
            <w:rPr>
              <w:rFonts w:ascii="Verdana" w:cs="Verdana" w:eastAsia="Verdana" w:hAnsi="Verdana"/>
              <w:b w:val="1"/>
              <w:sz w:val="20"/>
              <w:szCs w:val="20"/>
              <w:rtl w:val="0"/>
            </w:rPr>
            <w:tab/>
          </w:r>
          <w:r w:rsidDel="00000000" w:rsidR="00000000" w:rsidRPr="00000000">
            <w:fldChar w:fldCharType="begin"/>
            <w:instrText xml:space="preserve"> PAGEREF _g7i82c35p6k \h </w:instrText>
            <w:fldChar w:fldCharType="separate"/>
          </w:r>
          <w:r w:rsidDel="00000000" w:rsidR="00000000" w:rsidRPr="00000000">
            <w:rPr>
              <w:rFonts w:ascii="Verdana" w:cs="Verdana" w:eastAsia="Verdana" w:hAnsi="Verdana"/>
              <w:b w:val="1"/>
              <w:sz w:val="20"/>
              <w:szCs w:val="20"/>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637.511811023622"/>
            </w:tabs>
            <w:spacing w:before="60" w:line="240" w:lineRule="auto"/>
            <w:ind w:left="360" w:firstLine="0"/>
            <w:rPr>
              <w:rFonts w:ascii="Verdana" w:cs="Verdana" w:eastAsia="Verdana" w:hAnsi="Verdana"/>
              <w:b w:val="1"/>
              <w:sz w:val="20"/>
              <w:szCs w:val="20"/>
            </w:rPr>
          </w:pPr>
          <w:hyperlink w:anchor="_xloh166bd3w4">
            <w:r w:rsidDel="00000000" w:rsidR="00000000" w:rsidRPr="00000000">
              <w:rPr>
                <w:rFonts w:ascii="Verdana" w:cs="Verdana" w:eastAsia="Verdana" w:hAnsi="Verdana"/>
                <w:b w:val="1"/>
                <w:sz w:val="20"/>
                <w:szCs w:val="20"/>
                <w:rtl w:val="0"/>
              </w:rPr>
              <w:t xml:space="preserve">Com anem a orientar aquesta unitat?</w:t>
            </w:r>
          </w:hyperlink>
          <w:r w:rsidDel="00000000" w:rsidR="00000000" w:rsidRPr="00000000">
            <w:rPr>
              <w:rFonts w:ascii="Verdana" w:cs="Verdana" w:eastAsia="Verdana" w:hAnsi="Verdana"/>
              <w:b w:val="1"/>
              <w:sz w:val="20"/>
              <w:szCs w:val="20"/>
              <w:rtl w:val="0"/>
            </w:rPr>
            <w:tab/>
          </w:r>
          <w:r w:rsidDel="00000000" w:rsidR="00000000" w:rsidRPr="00000000">
            <w:fldChar w:fldCharType="begin"/>
            <w:instrText xml:space="preserve"> PAGEREF _xloh166bd3w4 \h </w:instrText>
            <w:fldChar w:fldCharType="separate"/>
          </w:r>
          <w:r w:rsidDel="00000000" w:rsidR="00000000" w:rsidRPr="00000000">
            <w:rPr>
              <w:rFonts w:ascii="Verdana" w:cs="Verdana" w:eastAsia="Verdana" w:hAnsi="Verdana"/>
              <w:b w:val="1"/>
              <w:sz w:val="20"/>
              <w:szCs w:val="20"/>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637.511811023622"/>
            </w:tabs>
            <w:spacing w:before="200" w:line="240" w:lineRule="auto"/>
            <w:ind w:left="0" w:firstLine="0"/>
            <w:rPr>
              <w:rFonts w:ascii="Verdana" w:cs="Verdana" w:eastAsia="Verdana" w:hAnsi="Verdana"/>
              <w:b w:val="1"/>
              <w:sz w:val="20"/>
              <w:szCs w:val="20"/>
            </w:rPr>
          </w:pPr>
          <w:hyperlink w:anchor="_1b17ag3uvbih">
            <w:r w:rsidDel="00000000" w:rsidR="00000000" w:rsidRPr="00000000">
              <w:rPr>
                <w:rFonts w:ascii="Verdana" w:cs="Verdana" w:eastAsia="Verdana" w:hAnsi="Verdana"/>
                <w:b w:val="1"/>
                <w:sz w:val="20"/>
                <w:szCs w:val="20"/>
                <w:rtl w:val="0"/>
              </w:rPr>
              <w:t xml:space="preserve">Creant un directori per de mòduls</w:t>
            </w:r>
          </w:hyperlink>
          <w:r w:rsidDel="00000000" w:rsidR="00000000" w:rsidRPr="00000000">
            <w:rPr>
              <w:rFonts w:ascii="Verdana" w:cs="Verdana" w:eastAsia="Verdana" w:hAnsi="Verdana"/>
              <w:b w:val="1"/>
              <w:sz w:val="20"/>
              <w:szCs w:val="20"/>
              <w:rtl w:val="0"/>
            </w:rPr>
            <w:tab/>
          </w:r>
          <w:r w:rsidDel="00000000" w:rsidR="00000000" w:rsidRPr="00000000">
            <w:fldChar w:fldCharType="begin"/>
            <w:instrText xml:space="preserve"> PAGEREF _1b17ag3uvbih \h </w:instrText>
            <w:fldChar w:fldCharType="separate"/>
          </w:r>
          <w:r w:rsidDel="00000000" w:rsidR="00000000" w:rsidRPr="00000000">
            <w:rPr>
              <w:rFonts w:ascii="Verdana" w:cs="Verdana" w:eastAsia="Verdana" w:hAnsi="Verdana"/>
              <w:b w:val="1"/>
              <w:sz w:val="20"/>
              <w:szCs w:val="20"/>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637.511811023622"/>
            </w:tabs>
            <w:spacing w:before="60" w:line="240" w:lineRule="auto"/>
            <w:ind w:left="360" w:firstLine="0"/>
            <w:rPr>
              <w:rFonts w:ascii="Verdana" w:cs="Verdana" w:eastAsia="Verdana" w:hAnsi="Verdana"/>
              <w:b w:val="1"/>
              <w:sz w:val="20"/>
              <w:szCs w:val="20"/>
            </w:rPr>
          </w:pPr>
          <w:hyperlink w:anchor="_oulfqzxjw0x0">
            <w:r w:rsidDel="00000000" w:rsidR="00000000" w:rsidRPr="00000000">
              <w:rPr>
                <w:rFonts w:ascii="Verdana" w:cs="Verdana" w:eastAsia="Verdana" w:hAnsi="Verdana"/>
                <w:b w:val="1"/>
                <w:sz w:val="20"/>
                <w:szCs w:val="20"/>
                <w:rtl w:val="0"/>
              </w:rPr>
              <w:t xml:space="preserve">Instal·lació manual</w:t>
            </w:r>
          </w:hyperlink>
          <w:r w:rsidDel="00000000" w:rsidR="00000000" w:rsidRPr="00000000">
            <w:rPr>
              <w:rFonts w:ascii="Verdana" w:cs="Verdana" w:eastAsia="Verdana" w:hAnsi="Verdana"/>
              <w:b w:val="1"/>
              <w:sz w:val="20"/>
              <w:szCs w:val="20"/>
              <w:rtl w:val="0"/>
            </w:rPr>
            <w:tab/>
          </w:r>
          <w:r w:rsidDel="00000000" w:rsidR="00000000" w:rsidRPr="00000000">
            <w:fldChar w:fldCharType="begin"/>
            <w:instrText xml:space="preserve"> PAGEREF _oulfqzxjw0x0 \h </w:instrText>
            <w:fldChar w:fldCharType="separate"/>
          </w:r>
          <w:r w:rsidDel="00000000" w:rsidR="00000000" w:rsidRPr="00000000">
            <w:rPr>
              <w:rFonts w:ascii="Verdana" w:cs="Verdana" w:eastAsia="Verdana" w:hAnsi="Verdana"/>
              <w:b w:val="1"/>
              <w:sz w:val="20"/>
              <w:szCs w:val="20"/>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637.511811023622"/>
            </w:tabs>
            <w:spacing w:before="60" w:line="240" w:lineRule="auto"/>
            <w:ind w:left="360" w:firstLine="0"/>
            <w:rPr>
              <w:rFonts w:ascii="Verdana" w:cs="Verdana" w:eastAsia="Verdana" w:hAnsi="Verdana"/>
              <w:b w:val="1"/>
              <w:sz w:val="20"/>
              <w:szCs w:val="20"/>
            </w:rPr>
          </w:pPr>
          <w:hyperlink w:anchor="_z04z158inwa5">
            <w:r w:rsidDel="00000000" w:rsidR="00000000" w:rsidRPr="00000000">
              <w:rPr>
                <w:rFonts w:ascii="Verdana" w:cs="Verdana" w:eastAsia="Verdana" w:hAnsi="Verdana"/>
                <w:b w:val="1"/>
                <w:sz w:val="20"/>
                <w:szCs w:val="20"/>
                <w:rtl w:val="0"/>
              </w:rPr>
              <w:t xml:space="preserve">Instal·lació mitjançant Docker i Docker Compose</w:t>
            </w:r>
          </w:hyperlink>
          <w:r w:rsidDel="00000000" w:rsidR="00000000" w:rsidRPr="00000000">
            <w:rPr>
              <w:rFonts w:ascii="Verdana" w:cs="Verdana" w:eastAsia="Verdana" w:hAnsi="Verdana"/>
              <w:b w:val="1"/>
              <w:sz w:val="20"/>
              <w:szCs w:val="20"/>
              <w:rtl w:val="0"/>
            </w:rPr>
            <w:tab/>
          </w:r>
          <w:r w:rsidDel="00000000" w:rsidR="00000000" w:rsidRPr="00000000">
            <w:fldChar w:fldCharType="begin"/>
            <w:instrText xml:space="preserve"> PAGEREF _z04z158inwa5 \h </w:instrText>
            <w:fldChar w:fldCharType="separate"/>
          </w:r>
          <w:r w:rsidDel="00000000" w:rsidR="00000000" w:rsidRPr="00000000">
            <w:rPr>
              <w:rFonts w:ascii="Verdana" w:cs="Verdana" w:eastAsia="Verdana" w:hAnsi="Verdana"/>
              <w:b w:val="1"/>
              <w:sz w:val="20"/>
              <w:szCs w:val="20"/>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637.511811023622"/>
            </w:tabs>
            <w:spacing w:before="200" w:line="240" w:lineRule="auto"/>
            <w:ind w:left="0" w:firstLine="0"/>
            <w:rPr>
              <w:rFonts w:ascii="Verdana" w:cs="Verdana" w:eastAsia="Verdana" w:hAnsi="Verdana"/>
              <w:b w:val="1"/>
              <w:sz w:val="20"/>
              <w:szCs w:val="20"/>
            </w:rPr>
          </w:pPr>
          <w:hyperlink w:anchor="_6wtgahu4vfxo">
            <w:r w:rsidDel="00000000" w:rsidR="00000000" w:rsidRPr="00000000">
              <w:rPr>
                <w:rFonts w:ascii="Verdana" w:cs="Verdana" w:eastAsia="Verdana" w:hAnsi="Verdana"/>
                <w:b w:val="1"/>
                <w:sz w:val="20"/>
                <w:szCs w:val="20"/>
                <w:rtl w:val="0"/>
              </w:rPr>
              <w:t xml:space="preserve">Entorn de desenvolupament</w:t>
            </w:r>
          </w:hyperlink>
          <w:r w:rsidDel="00000000" w:rsidR="00000000" w:rsidRPr="00000000">
            <w:rPr>
              <w:rFonts w:ascii="Verdana" w:cs="Verdana" w:eastAsia="Verdana" w:hAnsi="Verdana"/>
              <w:b w:val="1"/>
              <w:sz w:val="20"/>
              <w:szCs w:val="20"/>
              <w:rtl w:val="0"/>
            </w:rPr>
            <w:tab/>
          </w:r>
          <w:r w:rsidDel="00000000" w:rsidR="00000000" w:rsidRPr="00000000">
            <w:fldChar w:fldCharType="begin"/>
            <w:instrText xml:space="preserve"> PAGEREF _6wtgahu4vfxo \h </w:instrText>
            <w:fldChar w:fldCharType="separate"/>
          </w:r>
          <w:r w:rsidDel="00000000" w:rsidR="00000000" w:rsidRPr="00000000">
            <w:rPr>
              <w:rFonts w:ascii="Verdana" w:cs="Verdana" w:eastAsia="Verdana" w:hAnsi="Verdana"/>
              <w:b w:val="1"/>
              <w:sz w:val="20"/>
              <w:szCs w:val="20"/>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637.511811023622"/>
            </w:tabs>
            <w:spacing w:before="60" w:line="240" w:lineRule="auto"/>
            <w:ind w:left="360" w:firstLine="0"/>
            <w:rPr>
              <w:rFonts w:ascii="Verdana" w:cs="Verdana" w:eastAsia="Verdana" w:hAnsi="Verdana"/>
              <w:b w:val="1"/>
              <w:sz w:val="20"/>
              <w:szCs w:val="20"/>
            </w:rPr>
          </w:pPr>
          <w:hyperlink w:anchor="_j6cs3eapsu61">
            <w:r w:rsidDel="00000000" w:rsidR="00000000" w:rsidRPr="00000000">
              <w:rPr>
                <w:rFonts w:ascii="Verdana" w:cs="Verdana" w:eastAsia="Verdana" w:hAnsi="Verdana"/>
                <w:b w:val="1"/>
                <w:sz w:val="20"/>
                <w:szCs w:val="20"/>
                <w:rtl w:val="0"/>
              </w:rPr>
              <w:t xml:space="preserve">Visual Studio Code</w:t>
            </w:r>
          </w:hyperlink>
          <w:r w:rsidDel="00000000" w:rsidR="00000000" w:rsidRPr="00000000">
            <w:rPr>
              <w:rFonts w:ascii="Verdana" w:cs="Verdana" w:eastAsia="Verdana" w:hAnsi="Verdana"/>
              <w:b w:val="1"/>
              <w:sz w:val="20"/>
              <w:szCs w:val="20"/>
              <w:rtl w:val="0"/>
            </w:rPr>
            <w:tab/>
          </w:r>
          <w:r w:rsidDel="00000000" w:rsidR="00000000" w:rsidRPr="00000000">
            <w:fldChar w:fldCharType="begin"/>
            <w:instrText xml:space="preserve"> PAGEREF _j6cs3eapsu61 \h </w:instrText>
            <w:fldChar w:fldCharType="separate"/>
          </w:r>
          <w:r w:rsidDel="00000000" w:rsidR="00000000" w:rsidRPr="00000000">
            <w:rPr>
              <w:rFonts w:ascii="Verdana" w:cs="Verdana" w:eastAsia="Verdana" w:hAnsi="Verdana"/>
              <w:b w:val="1"/>
              <w:sz w:val="20"/>
              <w:szCs w:val="20"/>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637.511811023622"/>
            </w:tabs>
            <w:spacing w:before="60" w:line="240" w:lineRule="auto"/>
            <w:ind w:left="360" w:firstLine="0"/>
            <w:rPr>
              <w:rFonts w:ascii="Verdana" w:cs="Verdana" w:eastAsia="Verdana" w:hAnsi="Verdana"/>
              <w:b w:val="1"/>
              <w:sz w:val="20"/>
              <w:szCs w:val="20"/>
            </w:rPr>
          </w:pPr>
          <w:hyperlink w:anchor="_bdf45qv0dzmu">
            <w:r w:rsidDel="00000000" w:rsidR="00000000" w:rsidRPr="00000000">
              <w:rPr>
                <w:rFonts w:ascii="Verdana" w:cs="Verdana" w:eastAsia="Verdana" w:hAnsi="Verdana"/>
                <w:b w:val="1"/>
                <w:sz w:val="20"/>
                <w:szCs w:val="20"/>
                <w:rtl w:val="0"/>
              </w:rPr>
              <w:t xml:space="preserve">Control de versions usant Git + Visual Studio Code</w:t>
            </w:r>
          </w:hyperlink>
          <w:r w:rsidDel="00000000" w:rsidR="00000000" w:rsidRPr="00000000">
            <w:rPr>
              <w:rFonts w:ascii="Verdana" w:cs="Verdana" w:eastAsia="Verdana" w:hAnsi="Verdana"/>
              <w:b w:val="1"/>
              <w:sz w:val="20"/>
              <w:szCs w:val="20"/>
              <w:rtl w:val="0"/>
            </w:rPr>
            <w:tab/>
          </w:r>
          <w:r w:rsidDel="00000000" w:rsidR="00000000" w:rsidRPr="00000000">
            <w:fldChar w:fldCharType="begin"/>
            <w:instrText xml:space="preserve"> PAGEREF _bdf45qv0dzmu \h </w:instrText>
            <w:fldChar w:fldCharType="separate"/>
          </w:r>
          <w:r w:rsidDel="00000000" w:rsidR="00000000" w:rsidRPr="00000000">
            <w:rPr>
              <w:rFonts w:ascii="Verdana" w:cs="Verdana" w:eastAsia="Verdana" w:hAnsi="Verdana"/>
              <w:b w:val="1"/>
              <w:sz w:val="20"/>
              <w:szCs w:val="20"/>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637.511811023622"/>
            </w:tabs>
            <w:spacing w:before="60" w:line="240" w:lineRule="auto"/>
            <w:ind w:left="360" w:firstLine="0"/>
            <w:rPr>
              <w:rFonts w:ascii="Verdana" w:cs="Verdana" w:eastAsia="Verdana" w:hAnsi="Verdana"/>
              <w:b w:val="1"/>
              <w:sz w:val="20"/>
              <w:szCs w:val="20"/>
            </w:rPr>
          </w:pPr>
          <w:hyperlink w:anchor="_sx01e9gaxowv">
            <w:r w:rsidDel="00000000" w:rsidR="00000000" w:rsidRPr="00000000">
              <w:rPr>
                <w:rFonts w:ascii="Verdana" w:cs="Verdana" w:eastAsia="Verdana" w:hAnsi="Verdana"/>
                <w:b w:val="1"/>
                <w:sz w:val="20"/>
                <w:szCs w:val="20"/>
                <w:rtl w:val="0"/>
              </w:rPr>
              <w:t xml:space="preserve">PyCharm</w:t>
            </w:r>
          </w:hyperlink>
          <w:r w:rsidDel="00000000" w:rsidR="00000000" w:rsidRPr="00000000">
            <w:rPr>
              <w:rFonts w:ascii="Verdana" w:cs="Verdana" w:eastAsia="Verdana" w:hAnsi="Verdana"/>
              <w:b w:val="1"/>
              <w:sz w:val="20"/>
              <w:szCs w:val="20"/>
              <w:rtl w:val="0"/>
            </w:rPr>
            <w:tab/>
          </w:r>
          <w:r w:rsidDel="00000000" w:rsidR="00000000" w:rsidRPr="00000000">
            <w:fldChar w:fldCharType="begin"/>
            <w:instrText xml:space="preserve"> PAGEREF _sx01e9gaxowv \h </w:instrText>
            <w:fldChar w:fldCharType="separate"/>
          </w:r>
          <w:r w:rsidDel="00000000" w:rsidR="00000000" w:rsidRPr="00000000">
            <w:rPr>
              <w:rFonts w:ascii="Verdana" w:cs="Verdana" w:eastAsia="Verdana" w:hAnsi="Verdana"/>
              <w:b w:val="1"/>
              <w:sz w:val="20"/>
              <w:szCs w:val="20"/>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637.511811023622"/>
            </w:tabs>
            <w:spacing w:before="60" w:line="240" w:lineRule="auto"/>
            <w:ind w:left="360" w:firstLine="0"/>
            <w:rPr>
              <w:rFonts w:ascii="Verdana" w:cs="Verdana" w:eastAsia="Verdana" w:hAnsi="Verdana"/>
              <w:b w:val="1"/>
              <w:sz w:val="20"/>
              <w:szCs w:val="20"/>
            </w:rPr>
          </w:pPr>
          <w:hyperlink w:anchor="_8s87y0tnw0d7">
            <w:r w:rsidDel="00000000" w:rsidR="00000000" w:rsidRPr="00000000">
              <w:rPr>
                <w:rFonts w:ascii="Verdana" w:cs="Verdana" w:eastAsia="Verdana" w:hAnsi="Verdana"/>
                <w:b w:val="1"/>
                <w:sz w:val="20"/>
                <w:szCs w:val="20"/>
                <w:rtl w:val="0"/>
              </w:rPr>
              <w:t xml:space="preserve">Control de versions usant Git + PyCharm</w:t>
            </w:r>
          </w:hyperlink>
          <w:r w:rsidDel="00000000" w:rsidR="00000000" w:rsidRPr="00000000">
            <w:rPr>
              <w:rFonts w:ascii="Verdana" w:cs="Verdana" w:eastAsia="Verdana" w:hAnsi="Verdana"/>
              <w:b w:val="1"/>
              <w:sz w:val="20"/>
              <w:szCs w:val="20"/>
              <w:rtl w:val="0"/>
            </w:rPr>
            <w:tab/>
          </w:r>
          <w:r w:rsidDel="00000000" w:rsidR="00000000" w:rsidRPr="00000000">
            <w:fldChar w:fldCharType="begin"/>
            <w:instrText xml:space="preserve"> PAGEREF _8s87y0tnw0d7 \h </w:instrText>
            <w:fldChar w:fldCharType="separate"/>
          </w:r>
          <w:r w:rsidDel="00000000" w:rsidR="00000000" w:rsidRPr="00000000">
            <w:rPr>
              <w:rFonts w:ascii="Verdana" w:cs="Verdana" w:eastAsia="Verdana" w:hAnsi="Verdana"/>
              <w:b w:val="1"/>
              <w:sz w:val="20"/>
              <w:szCs w:val="20"/>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637.511811023622"/>
            </w:tabs>
            <w:spacing w:before="200" w:line="240" w:lineRule="auto"/>
            <w:ind w:left="0" w:firstLine="0"/>
            <w:rPr>
              <w:rFonts w:ascii="Verdana" w:cs="Verdana" w:eastAsia="Verdana" w:hAnsi="Verdana"/>
              <w:b w:val="1"/>
              <w:sz w:val="20"/>
              <w:szCs w:val="20"/>
            </w:rPr>
          </w:pPr>
          <w:hyperlink w:anchor="_fclv6f6tkc7b">
            <w:r w:rsidDel="00000000" w:rsidR="00000000" w:rsidRPr="00000000">
              <w:rPr>
                <w:rFonts w:ascii="Verdana" w:cs="Verdana" w:eastAsia="Verdana" w:hAnsi="Verdana"/>
                <w:b w:val="1"/>
                <w:sz w:val="20"/>
                <w:szCs w:val="20"/>
                <w:rtl w:val="0"/>
              </w:rPr>
              <w:t xml:space="preserve">Activant el manera desenvolupador en Odoo 14</w:t>
            </w:r>
          </w:hyperlink>
          <w:r w:rsidDel="00000000" w:rsidR="00000000" w:rsidRPr="00000000">
            <w:rPr>
              <w:rFonts w:ascii="Verdana" w:cs="Verdana" w:eastAsia="Verdana" w:hAnsi="Verdana"/>
              <w:b w:val="1"/>
              <w:sz w:val="20"/>
              <w:szCs w:val="20"/>
              <w:rtl w:val="0"/>
            </w:rPr>
            <w:tab/>
          </w:r>
          <w:r w:rsidDel="00000000" w:rsidR="00000000" w:rsidRPr="00000000">
            <w:fldChar w:fldCharType="begin"/>
            <w:instrText xml:space="preserve"> PAGEREF _fclv6f6tkc7b \h </w:instrText>
            <w:fldChar w:fldCharType="separate"/>
          </w:r>
          <w:r w:rsidDel="00000000" w:rsidR="00000000" w:rsidRPr="00000000">
            <w:rPr>
              <w:rFonts w:ascii="Verdana" w:cs="Verdana" w:eastAsia="Verdana" w:hAnsi="Verdana"/>
              <w:b w:val="1"/>
              <w:sz w:val="20"/>
              <w:szCs w:val="20"/>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637.511811023622"/>
            </w:tabs>
            <w:spacing w:before="200" w:line="240" w:lineRule="auto"/>
            <w:ind w:left="0" w:firstLine="0"/>
            <w:rPr>
              <w:rFonts w:ascii="Verdana" w:cs="Verdana" w:eastAsia="Verdana" w:hAnsi="Verdana"/>
              <w:b w:val="1"/>
              <w:sz w:val="20"/>
              <w:szCs w:val="20"/>
            </w:rPr>
          </w:pPr>
          <w:hyperlink w:anchor="_kf70q5qn8lwp">
            <w:r w:rsidDel="00000000" w:rsidR="00000000" w:rsidRPr="00000000">
              <w:rPr>
                <w:rFonts w:ascii="Verdana" w:cs="Verdana" w:eastAsia="Verdana" w:hAnsi="Verdana"/>
                <w:b w:val="1"/>
                <w:sz w:val="20"/>
                <w:szCs w:val="20"/>
                <w:rtl w:val="0"/>
              </w:rPr>
              <w:t xml:space="preserve">El nostre primer mòdul: "Hola món"</w:t>
            </w:r>
          </w:hyperlink>
          <w:r w:rsidDel="00000000" w:rsidR="00000000" w:rsidRPr="00000000">
            <w:rPr>
              <w:rFonts w:ascii="Verdana" w:cs="Verdana" w:eastAsia="Verdana" w:hAnsi="Verdana"/>
              <w:b w:val="1"/>
              <w:sz w:val="20"/>
              <w:szCs w:val="20"/>
              <w:rtl w:val="0"/>
            </w:rPr>
            <w:tab/>
          </w:r>
          <w:r w:rsidDel="00000000" w:rsidR="00000000" w:rsidRPr="00000000">
            <w:fldChar w:fldCharType="begin"/>
            <w:instrText xml:space="preserve"> PAGEREF _kf70q5qn8lwp \h </w:instrText>
            <w:fldChar w:fldCharType="separate"/>
          </w:r>
          <w:r w:rsidDel="00000000" w:rsidR="00000000" w:rsidRPr="00000000">
            <w:rPr>
              <w:rFonts w:ascii="Verdana" w:cs="Verdana" w:eastAsia="Verdana" w:hAnsi="Verdana"/>
              <w:b w:val="1"/>
              <w:sz w:val="20"/>
              <w:szCs w:val="20"/>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637.511811023622"/>
            </w:tabs>
            <w:spacing w:before="200" w:line="240" w:lineRule="auto"/>
            <w:ind w:left="0" w:firstLine="0"/>
            <w:rPr>
              <w:rFonts w:ascii="Verdana" w:cs="Verdana" w:eastAsia="Verdana" w:hAnsi="Verdana"/>
              <w:b w:val="1"/>
              <w:sz w:val="20"/>
              <w:szCs w:val="20"/>
            </w:rPr>
          </w:pPr>
          <w:hyperlink w:anchor="_si54turz2rs6">
            <w:r w:rsidDel="00000000" w:rsidR="00000000" w:rsidRPr="00000000">
              <w:rPr>
                <w:rFonts w:ascii="Verdana" w:cs="Verdana" w:eastAsia="Verdana" w:hAnsi="Verdana"/>
                <w:b w:val="1"/>
                <w:sz w:val="20"/>
                <w:szCs w:val="20"/>
                <w:rtl w:val="0"/>
              </w:rPr>
              <w:t xml:space="preserve">Creant mòduls en Odoo</w:t>
            </w:r>
          </w:hyperlink>
          <w:r w:rsidDel="00000000" w:rsidR="00000000" w:rsidRPr="00000000">
            <w:rPr>
              <w:rFonts w:ascii="Verdana" w:cs="Verdana" w:eastAsia="Verdana" w:hAnsi="Verdana"/>
              <w:b w:val="1"/>
              <w:sz w:val="20"/>
              <w:szCs w:val="20"/>
              <w:rtl w:val="0"/>
            </w:rPr>
            <w:tab/>
          </w:r>
          <w:r w:rsidDel="00000000" w:rsidR="00000000" w:rsidRPr="00000000">
            <w:fldChar w:fldCharType="begin"/>
            <w:instrText xml:space="preserve"> PAGEREF _si54turz2rs6 \h </w:instrText>
            <w:fldChar w:fldCharType="separate"/>
          </w:r>
          <w:r w:rsidDel="00000000" w:rsidR="00000000" w:rsidRPr="00000000">
            <w:rPr>
              <w:rFonts w:ascii="Verdana" w:cs="Verdana" w:eastAsia="Verdana" w:hAnsi="Verdana"/>
              <w:b w:val="1"/>
              <w:sz w:val="20"/>
              <w:szCs w:val="20"/>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637.511811023622"/>
            </w:tabs>
            <w:spacing w:before="60" w:line="240" w:lineRule="auto"/>
            <w:ind w:left="360" w:firstLine="0"/>
            <w:rPr>
              <w:rFonts w:ascii="Verdana" w:cs="Verdana" w:eastAsia="Verdana" w:hAnsi="Verdana"/>
              <w:b w:val="1"/>
              <w:sz w:val="20"/>
              <w:szCs w:val="20"/>
            </w:rPr>
          </w:pPr>
          <w:hyperlink w:anchor="_79dqzh3np21r">
            <w:r w:rsidDel="00000000" w:rsidR="00000000" w:rsidRPr="00000000">
              <w:rPr>
                <w:rFonts w:ascii="Verdana" w:cs="Verdana" w:eastAsia="Verdana" w:hAnsi="Verdana"/>
                <w:b w:val="1"/>
                <w:sz w:val="20"/>
                <w:szCs w:val="20"/>
                <w:rtl w:val="0"/>
              </w:rPr>
              <w:t xml:space="preserve">Creant mòduls amb "Odoo Scaffold"</w:t>
            </w:r>
          </w:hyperlink>
          <w:r w:rsidDel="00000000" w:rsidR="00000000" w:rsidRPr="00000000">
            <w:rPr>
              <w:rFonts w:ascii="Verdana" w:cs="Verdana" w:eastAsia="Verdana" w:hAnsi="Verdana"/>
              <w:b w:val="1"/>
              <w:sz w:val="20"/>
              <w:szCs w:val="20"/>
              <w:rtl w:val="0"/>
            </w:rPr>
            <w:tab/>
          </w:r>
          <w:r w:rsidDel="00000000" w:rsidR="00000000" w:rsidRPr="00000000">
            <w:fldChar w:fldCharType="begin"/>
            <w:instrText xml:space="preserve"> PAGEREF _79dqzh3np21r \h </w:instrText>
            <w:fldChar w:fldCharType="separate"/>
          </w:r>
          <w:r w:rsidDel="00000000" w:rsidR="00000000" w:rsidRPr="00000000">
            <w:rPr>
              <w:rFonts w:ascii="Verdana" w:cs="Verdana" w:eastAsia="Verdana" w:hAnsi="Verdana"/>
              <w:b w:val="1"/>
              <w:sz w:val="20"/>
              <w:szCs w:val="20"/>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637.511811023622"/>
            </w:tabs>
            <w:spacing w:before="60" w:line="240" w:lineRule="auto"/>
            <w:ind w:left="360" w:firstLine="0"/>
            <w:rPr>
              <w:rFonts w:ascii="Verdana" w:cs="Verdana" w:eastAsia="Verdana" w:hAnsi="Verdana"/>
              <w:b w:val="1"/>
              <w:sz w:val="20"/>
              <w:szCs w:val="20"/>
            </w:rPr>
          </w:pPr>
          <w:hyperlink w:anchor="_ljkmitxt9824">
            <w:r w:rsidDel="00000000" w:rsidR="00000000" w:rsidRPr="00000000">
              <w:rPr>
                <w:rFonts w:ascii="Verdana" w:cs="Verdana" w:eastAsia="Verdana" w:hAnsi="Verdana"/>
                <w:b w:val="1"/>
                <w:sz w:val="20"/>
                <w:szCs w:val="20"/>
                <w:rtl w:val="0"/>
              </w:rPr>
              <w:t xml:space="preserve">Estructura d'un mòdul Odoo</w:t>
            </w:r>
          </w:hyperlink>
          <w:r w:rsidDel="00000000" w:rsidR="00000000" w:rsidRPr="00000000">
            <w:rPr>
              <w:rFonts w:ascii="Verdana" w:cs="Verdana" w:eastAsia="Verdana" w:hAnsi="Verdana"/>
              <w:b w:val="1"/>
              <w:sz w:val="20"/>
              <w:szCs w:val="20"/>
              <w:rtl w:val="0"/>
            </w:rPr>
            <w:tab/>
          </w:r>
          <w:r w:rsidDel="00000000" w:rsidR="00000000" w:rsidRPr="00000000">
            <w:fldChar w:fldCharType="begin"/>
            <w:instrText xml:space="preserve"> PAGEREF _ljkmitxt9824 \h </w:instrText>
            <w:fldChar w:fldCharType="separate"/>
          </w:r>
          <w:r w:rsidDel="00000000" w:rsidR="00000000" w:rsidRPr="00000000">
            <w:rPr>
              <w:rFonts w:ascii="Verdana" w:cs="Verdana" w:eastAsia="Verdana" w:hAnsi="Verdana"/>
              <w:b w:val="1"/>
              <w:sz w:val="20"/>
              <w:szCs w:val="20"/>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637.511811023622"/>
            </w:tabs>
            <w:spacing w:before="60" w:line="240" w:lineRule="auto"/>
            <w:ind w:left="360" w:firstLine="0"/>
            <w:rPr>
              <w:rFonts w:ascii="Verdana" w:cs="Verdana" w:eastAsia="Verdana" w:hAnsi="Verdana"/>
              <w:b w:val="1"/>
              <w:sz w:val="20"/>
              <w:szCs w:val="20"/>
            </w:rPr>
          </w:pPr>
          <w:hyperlink w:anchor="_tl64qrx025xl">
            <w:r w:rsidDel="00000000" w:rsidR="00000000" w:rsidRPr="00000000">
              <w:rPr>
                <w:rFonts w:ascii="Verdana" w:cs="Verdana" w:eastAsia="Verdana" w:hAnsi="Verdana"/>
                <w:b w:val="1"/>
                <w:sz w:val="20"/>
                <w:szCs w:val="20"/>
                <w:rtl w:val="0"/>
              </w:rPr>
              <w:t xml:space="preserve">Mòduls en producció</w:t>
            </w:r>
          </w:hyperlink>
          <w:r w:rsidDel="00000000" w:rsidR="00000000" w:rsidRPr="00000000">
            <w:rPr>
              <w:rFonts w:ascii="Verdana" w:cs="Verdana" w:eastAsia="Verdana" w:hAnsi="Verdana"/>
              <w:b w:val="1"/>
              <w:sz w:val="20"/>
              <w:szCs w:val="20"/>
              <w:rtl w:val="0"/>
            </w:rPr>
            <w:tab/>
          </w:r>
          <w:r w:rsidDel="00000000" w:rsidR="00000000" w:rsidRPr="00000000">
            <w:fldChar w:fldCharType="begin"/>
            <w:instrText xml:space="preserve"> PAGEREF _tl64qrx025xl \h </w:instrText>
            <w:fldChar w:fldCharType="separate"/>
          </w:r>
          <w:r w:rsidDel="00000000" w:rsidR="00000000" w:rsidRPr="00000000">
            <w:rPr>
              <w:rFonts w:ascii="Verdana" w:cs="Verdana" w:eastAsia="Verdana" w:hAnsi="Verdana"/>
              <w:b w:val="1"/>
              <w:sz w:val="20"/>
              <w:szCs w:val="20"/>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637.511811023622"/>
            </w:tabs>
            <w:spacing w:before="60" w:line="240" w:lineRule="auto"/>
            <w:ind w:left="360" w:firstLine="0"/>
            <w:rPr>
              <w:rFonts w:ascii="Verdana" w:cs="Verdana" w:eastAsia="Verdana" w:hAnsi="Verdana"/>
              <w:b w:val="1"/>
              <w:sz w:val="20"/>
              <w:szCs w:val="20"/>
            </w:rPr>
          </w:pPr>
          <w:hyperlink w:anchor="_oebzvhvh95v0">
            <w:r w:rsidDel="00000000" w:rsidR="00000000" w:rsidRPr="00000000">
              <w:rPr>
                <w:rFonts w:ascii="Verdana" w:cs="Verdana" w:eastAsia="Verdana" w:hAnsi="Verdana"/>
                <w:b w:val="1"/>
                <w:sz w:val="20"/>
                <w:szCs w:val="20"/>
                <w:rtl w:val="0"/>
              </w:rPr>
              <w:t xml:space="preserve">Mòduls en desenvolupament</w:t>
            </w:r>
          </w:hyperlink>
          <w:r w:rsidDel="00000000" w:rsidR="00000000" w:rsidRPr="00000000">
            <w:rPr>
              <w:rFonts w:ascii="Verdana" w:cs="Verdana" w:eastAsia="Verdana" w:hAnsi="Verdana"/>
              <w:b w:val="1"/>
              <w:sz w:val="20"/>
              <w:szCs w:val="20"/>
              <w:rtl w:val="0"/>
            </w:rPr>
            <w:tab/>
          </w:r>
          <w:r w:rsidDel="00000000" w:rsidR="00000000" w:rsidRPr="00000000">
            <w:fldChar w:fldCharType="begin"/>
            <w:instrText xml:space="preserve"> PAGEREF _oebzvhvh95v0 \h </w:instrText>
            <w:fldChar w:fldCharType="separate"/>
          </w:r>
          <w:r w:rsidDel="00000000" w:rsidR="00000000" w:rsidRPr="00000000">
            <w:rPr>
              <w:rFonts w:ascii="Verdana" w:cs="Verdana" w:eastAsia="Verdana" w:hAnsi="Verdana"/>
              <w:b w:val="1"/>
              <w:sz w:val="20"/>
              <w:szCs w:val="20"/>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637.511811023622"/>
            </w:tabs>
            <w:spacing w:before="200" w:line="240" w:lineRule="auto"/>
            <w:ind w:left="0" w:firstLine="0"/>
            <w:rPr>
              <w:rFonts w:ascii="Verdana" w:cs="Verdana" w:eastAsia="Verdana" w:hAnsi="Verdana"/>
              <w:b w:val="1"/>
              <w:sz w:val="20"/>
              <w:szCs w:val="20"/>
            </w:rPr>
          </w:pPr>
          <w:hyperlink w:anchor="_p3hnoxaict87">
            <w:r w:rsidDel="00000000" w:rsidR="00000000" w:rsidRPr="00000000">
              <w:rPr>
                <w:rFonts w:ascii="Verdana" w:cs="Verdana" w:eastAsia="Verdana" w:hAnsi="Verdana"/>
                <w:b w:val="1"/>
                <w:sz w:val="20"/>
                <w:szCs w:val="20"/>
                <w:rtl w:val="0"/>
              </w:rPr>
              <w:t xml:space="preserve">Exemple de mòdul "Llista de tasques"</w:t>
            </w:r>
          </w:hyperlink>
          <w:r w:rsidDel="00000000" w:rsidR="00000000" w:rsidRPr="00000000">
            <w:rPr>
              <w:rFonts w:ascii="Verdana" w:cs="Verdana" w:eastAsia="Verdana" w:hAnsi="Verdana"/>
              <w:b w:val="1"/>
              <w:sz w:val="20"/>
              <w:szCs w:val="20"/>
              <w:rtl w:val="0"/>
            </w:rPr>
            <w:tab/>
          </w:r>
          <w:r w:rsidDel="00000000" w:rsidR="00000000" w:rsidRPr="00000000">
            <w:fldChar w:fldCharType="begin"/>
            <w:instrText xml:space="preserve"> PAGEREF _p3hnoxaict87 \h </w:instrText>
            <w:fldChar w:fldCharType="separate"/>
          </w:r>
          <w:r w:rsidDel="00000000" w:rsidR="00000000" w:rsidRPr="00000000">
            <w:rPr>
              <w:rFonts w:ascii="Verdana" w:cs="Verdana" w:eastAsia="Verdana" w:hAnsi="Verdana"/>
              <w:b w:val="1"/>
              <w:sz w:val="20"/>
              <w:szCs w:val="20"/>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637.511811023622"/>
            </w:tabs>
            <w:spacing w:before="200" w:line="240" w:lineRule="auto"/>
            <w:ind w:left="0" w:firstLine="0"/>
            <w:rPr>
              <w:rFonts w:ascii="Verdana" w:cs="Verdana" w:eastAsia="Verdana" w:hAnsi="Verdana"/>
              <w:b w:val="1"/>
              <w:sz w:val="20"/>
              <w:szCs w:val="20"/>
            </w:rPr>
          </w:pPr>
          <w:hyperlink w:anchor="_52hibfi4gv7g">
            <w:r w:rsidDel="00000000" w:rsidR="00000000" w:rsidRPr="00000000">
              <w:rPr>
                <w:rFonts w:ascii="Verdana" w:cs="Verdana" w:eastAsia="Verdana" w:hAnsi="Verdana"/>
                <w:b w:val="1"/>
                <w:sz w:val="20"/>
                <w:szCs w:val="20"/>
                <w:rtl w:val="0"/>
              </w:rPr>
              <w:t xml:space="preserve">Bibliografia</w:t>
            </w:r>
          </w:hyperlink>
          <w:r w:rsidDel="00000000" w:rsidR="00000000" w:rsidRPr="00000000">
            <w:rPr>
              <w:rFonts w:ascii="Verdana" w:cs="Verdana" w:eastAsia="Verdana" w:hAnsi="Verdana"/>
              <w:b w:val="1"/>
              <w:sz w:val="20"/>
              <w:szCs w:val="20"/>
              <w:rtl w:val="0"/>
            </w:rPr>
            <w:tab/>
          </w:r>
          <w:r w:rsidDel="00000000" w:rsidR="00000000" w:rsidRPr="00000000">
            <w:fldChar w:fldCharType="begin"/>
            <w:instrText xml:space="preserve"> PAGEREF _52hibfi4gv7g \h </w:instrText>
            <w:fldChar w:fldCharType="separate"/>
          </w:r>
          <w:r w:rsidDel="00000000" w:rsidR="00000000" w:rsidRPr="00000000">
            <w:rPr>
              <w:rFonts w:ascii="Verdana" w:cs="Verdana" w:eastAsia="Verdana" w:hAnsi="Verdana"/>
              <w:b w:val="1"/>
              <w:sz w:val="20"/>
              <w:szCs w:val="20"/>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637.511811023622"/>
            </w:tabs>
            <w:spacing w:after="80" w:before="200" w:line="240" w:lineRule="auto"/>
            <w:ind w:left="0" w:firstLine="0"/>
            <w:rPr>
              <w:rFonts w:ascii="Verdana" w:cs="Verdana" w:eastAsia="Verdana" w:hAnsi="Verdana"/>
              <w:b w:val="1"/>
              <w:sz w:val="20"/>
              <w:szCs w:val="20"/>
            </w:rPr>
          </w:pPr>
          <w:hyperlink w:anchor="_mh0sb6oag3eq">
            <w:r w:rsidDel="00000000" w:rsidR="00000000" w:rsidRPr="00000000">
              <w:rPr>
                <w:rFonts w:ascii="Verdana" w:cs="Verdana" w:eastAsia="Verdana" w:hAnsi="Verdana"/>
                <w:b w:val="1"/>
                <w:sz w:val="20"/>
                <w:szCs w:val="20"/>
                <w:rtl w:val="0"/>
              </w:rPr>
              <w:t xml:space="preserve">Autors (en ordre alfabètic)</w:t>
            </w:r>
          </w:hyperlink>
          <w:r w:rsidDel="00000000" w:rsidR="00000000" w:rsidRPr="00000000">
            <w:rPr>
              <w:rFonts w:ascii="Verdana" w:cs="Verdana" w:eastAsia="Verdana" w:hAnsi="Verdana"/>
              <w:b w:val="1"/>
              <w:sz w:val="20"/>
              <w:szCs w:val="20"/>
              <w:rtl w:val="0"/>
            </w:rPr>
            <w:tab/>
          </w:r>
          <w:r w:rsidDel="00000000" w:rsidR="00000000" w:rsidRPr="00000000">
            <w:fldChar w:fldCharType="begin"/>
            <w:instrText xml:space="preserve"> PAGEREF _mh0sb6oag3eq \h </w:instrText>
            <w:fldChar w:fldCharType="separate"/>
          </w:r>
          <w:r w:rsidDel="00000000" w:rsidR="00000000" w:rsidRPr="00000000">
            <w:rPr>
              <w:rFonts w:ascii="Verdana" w:cs="Verdana" w:eastAsia="Verdana" w:hAnsi="Verdana"/>
              <w:b w:val="1"/>
              <w:sz w:val="20"/>
              <w:szCs w:val="20"/>
              <w:rtl w:val="0"/>
            </w:rPr>
            <w:t xml:space="preserve">14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9">
      <w:pPr>
        <w:pageBreakBefore w:val="0"/>
        <w:rPr>
          <w:sz w:val="20"/>
          <w:szCs w:val="20"/>
        </w:rPr>
        <w:sectPr>
          <w:pgSz w:h="16838" w:w="11906" w:orient="portrait"/>
          <w:pgMar w:bottom="1134" w:top="1134" w:left="1134" w:right="1134" w:header="0" w:footer="0"/>
          <w:pgNumType w:start="1"/>
        </w:sectPr>
      </w:pPr>
      <w:r w:rsidDel="00000000" w:rsidR="00000000" w:rsidRPr="00000000">
        <w:rPr>
          <w:rtl w:val="0"/>
        </w:rPr>
      </w:r>
    </w:p>
    <w:p w:rsidR="00000000" w:rsidDel="00000000" w:rsidP="00000000" w:rsidRDefault="00000000" w:rsidRPr="00000000" w14:paraId="0000002A">
      <w:pPr>
        <w:pStyle w:val="Heading1"/>
        <w:pageBreakBefore w:val="0"/>
        <w:numPr>
          <w:ilvl w:val="0"/>
          <w:numId w:val="9"/>
        </w:numPr>
        <w:ind w:left="432"/>
      </w:pPr>
      <w:bookmarkStart w:colFirst="0" w:colLast="0" w:name="_g7i82c35p6k" w:id="1"/>
      <w:bookmarkEnd w:id="1"/>
      <w:r w:rsidDel="00000000" w:rsidR="00000000" w:rsidRPr="00000000">
        <w:rPr>
          <w:rtl w:val="0"/>
        </w:rPr>
        <w:t xml:space="preserve">Introducció</w:t>
      </w:r>
      <w:r w:rsidDel="00000000" w:rsidR="00000000" w:rsidRPr="00000000">
        <w:rPr>
          <w:rtl w:val="0"/>
        </w:rPr>
      </w:r>
    </w:p>
    <w:p w:rsidR="00000000" w:rsidDel="00000000" w:rsidP="00000000" w:rsidRDefault="00000000" w:rsidRPr="00000000" w14:paraId="0000002B">
      <w:pPr>
        <w:pageBreakBefore w:val="0"/>
        <w:rPr/>
      </w:pPr>
      <w:r w:rsidDel="00000000" w:rsidR="00000000" w:rsidRPr="00000000">
        <w:rPr>
          <w:rtl w:val="0"/>
        </w:rPr>
        <w:t xml:space="preserve">En la unitat 03 s'explica com instal·lar Odoo, tant amb una configuració pensada per a un entorn de producció com una configuració pensada per a un entorn de desenvolupament. En aquesta unitat insistirem un poc més en la configuració de l'entorn de desenvolupament, incloent-hi tant el mateix Odoo, com l'IDE de desenvolupament amb els seus respectius “plugins”. Amb tot això llest, farem els nostres primers mòduls d’Odoo.</w:t>
      </w:r>
    </w:p>
    <w:p w:rsidR="00000000" w:rsidDel="00000000" w:rsidP="00000000" w:rsidRDefault="00000000" w:rsidRPr="00000000" w14:paraId="0000002C">
      <w:pPr>
        <w:pageBreakBefore w:val="0"/>
        <w:rPr/>
      </w:pPr>
      <w:r w:rsidDel="00000000" w:rsidR="00000000" w:rsidRPr="00000000">
        <w:rPr>
          <w:rtl w:val="0"/>
        </w:rPr>
      </w:r>
    </w:p>
    <w:p w:rsidR="00000000" w:rsidDel="00000000" w:rsidP="00000000" w:rsidRDefault="00000000" w:rsidRPr="00000000" w14:paraId="0000002D">
      <w:pPr>
        <w:pStyle w:val="Heading2"/>
        <w:pageBreakBefore w:val="0"/>
        <w:numPr>
          <w:ilvl w:val="1"/>
          <w:numId w:val="10"/>
        </w:numPr>
        <w:ind w:left="570"/>
        <w:rPr>
          <w:color w:val="669966"/>
        </w:rPr>
      </w:pPr>
      <w:bookmarkStart w:colFirst="0" w:colLast="0" w:name="_xloh166bd3w4" w:id="2"/>
      <w:bookmarkEnd w:id="2"/>
      <w:r w:rsidDel="00000000" w:rsidR="00000000" w:rsidRPr="00000000">
        <w:rPr>
          <w:rtl w:val="0"/>
        </w:rPr>
        <w:t xml:space="preserve">Com anem a orientar aquesta unitat?</w:t>
      </w:r>
    </w:p>
    <w:p w:rsidR="00000000" w:rsidDel="00000000" w:rsidP="00000000" w:rsidRDefault="00000000" w:rsidRPr="00000000" w14:paraId="0000002E">
      <w:pPr>
        <w:pageBreakBefore w:val="0"/>
        <w:rPr/>
      </w:pPr>
      <w:r w:rsidDel="00000000" w:rsidR="00000000" w:rsidRPr="00000000">
        <w:rPr>
          <w:rtl w:val="0"/>
        </w:rPr>
      </w:r>
    </w:p>
    <w:p w:rsidR="00000000" w:rsidDel="00000000" w:rsidP="00000000" w:rsidRDefault="00000000" w:rsidRPr="00000000" w14:paraId="0000002F">
      <w:pPr>
        <w:pageBreakBefore w:val="0"/>
        <w:rPr/>
      </w:pPr>
      <w:r w:rsidDel="00000000" w:rsidR="00000000" w:rsidRPr="00000000">
        <w:rPr>
          <w:rtl w:val="0"/>
        </w:rPr>
        <w:t xml:space="preserve">En primer lloc, anem a preparar tot l'entorn de desenvolupament. Amb un sistema ERP Odoo instal·lat, es poden desenvolupar mòduls que amplien la seua funcionalitat sense una gran preparació de l'entorn. Tan sols una terminal i un editor de text són suficients per a poder desenvolupar amb Odoo. </w:t>
      </w:r>
    </w:p>
    <w:p w:rsidR="00000000" w:rsidDel="00000000" w:rsidP="00000000" w:rsidRDefault="00000000" w:rsidRPr="00000000" w14:paraId="00000030">
      <w:pPr>
        <w:pageBreakBefore w:val="0"/>
        <w:rPr/>
      </w:pPr>
      <w:r w:rsidDel="00000000" w:rsidR="00000000" w:rsidRPr="00000000">
        <w:rPr>
          <w:rtl w:val="0"/>
        </w:rPr>
      </w:r>
    </w:p>
    <w:p w:rsidR="00000000" w:rsidDel="00000000" w:rsidP="00000000" w:rsidRDefault="00000000" w:rsidRPr="00000000" w14:paraId="00000031">
      <w:pPr>
        <w:pageBreakBefore w:val="0"/>
        <w:rPr/>
      </w:pPr>
      <w:r w:rsidDel="00000000" w:rsidR="00000000" w:rsidRPr="00000000">
        <w:rPr>
          <w:rtl w:val="0"/>
        </w:rPr>
        <w:t xml:space="preserve">No obstant això, es recomana realitzar una configuració prèvia tant del mateix sistema ERP Odoo com de les eines de desenvolupament associades per fer la feina més fàcil i augmentar la productivitat. </w:t>
      </w:r>
    </w:p>
    <w:p w:rsidR="00000000" w:rsidDel="00000000" w:rsidP="00000000" w:rsidRDefault="00000000" w:rsidRPr="00000000" w14:paraId="00000032">
      <w:pPr>
        <w:pageBreakBefore w:val="0"/>
        <w:rPr/>
      </w:pPr>
      <w:r w:rsidDel="00000000" w:rsidR="00000000" w:rsidRPr="00000000">
        <w:rPr>
          <w:rtl w:val="0"/>
        </w:rPr>
      </w:r>
    </w:p>
    <w:p w:rsidR="00000000" w:rsidDel="00000000" w:rsidP="00000000" w:rsidRDefault="00000000" w:rsidRPr="00000000" w14:paraId="00000033">
      <w:pPr>
        <w:pageBreakBefore w:val="0"/>
        <w:rPr/>
      </w:pPr>
      <w:r w:rsidDel="00000000" w:rsidR="00000000" w:rsidRPr="00000000">
        <w:rPr>
          <w:rtl w:val="0"/>
        </w:rPr>
        <w:t xml:space="preserve">Una vegada configurat l'entorn de desenvolupament, començarem a introduir els primers mòduls d’Odoo. Començarem amb un senzill mòdul "que no fa res", però que ja es pot instal·lar. Aquest mòdul ens ajudarà a validar si tenim una configuració correcta del nostre entorn de desenvolupament. </w:t>
      </w:r>
    </w:p>
    <w:p w:rsidR="00000000" w:rsidDel="00000000" w:rsidP="00000000" w:rsidRDefault="00000000" w:rsidRPr="00000000" w14:paraId="00000034">
      <w:pPr>
        <w:pageBreakBefore w:val="0"/>
        <w:rPr/>
      </w:pPr>
      <w:r w:rsidDel="00000000" w:rsidR="00000000" w:rsidRPr="00000000">
        <w:rPr>
          <w:rtl w:val="0"/>
        </w:rPr>
      </w:r>
    </w:p>
    <w:p w:rsidR="00000000" w:rsidDel="00000000" w:rsidP="00000000" w:rsidRDefault="00000000" w:rsidRPr="00000000" w14:paraId="00000035">
      <w:pPr>
        <w:pageBreakBefore w:val="0"/>
        <w:rPr/>
      </w:pPr>
      <w:r w:rsidDel="00000000" w:rsidR="00000000" w:rsidRPr="00000000">
        <w:rPr>
          <w:rtl w:val="0"/>
        </w:rPr>
        <w:t xml:space="preserve">A continuació ampliarem el mòdul base anterior, afegint coses per augmentar la seua funcionalitat. Aquesta serà la metodologia que seguirem en aquesta unitat d'introducció al desenvolupament de mòduls.</w:t>
      </w:r>
    </w:p>
    <w:p w:rsidR="00000000" w:rsidDel="00000000" w:rsidP="00000000" w:rsidRDefault="00000000" w:rsidRPr="00000000" w14:paraId="00000036">
      <w:pPr>
        <w:pageBreakBefore w:val="0"/>
        <w:rPr/>
      </w:pPr>
      <w:r w:rsidDel="00000000" w:rsidR="00000000" w:rsidRPr="00000000">
        <w:rPr>
          <w:rtl w:val="0"/>
        </w:rPr>
      </w:r>
    </w:p>
    <w:p w:rsidR="00000000" w:rsidDel="00000000" w:rsidP="00000000" w:rsidRDefault="00000000" w:rsidRPr="00000000" w14:paraId="00000037">
      <w:pPr>
        <w:pageBreakBefore w:val="0"/>
        <w:rPr/>
      </w:pPr>
      <w:r w:rsidDel="00000000" w:rsidR="00000000" w:rsidRPr="00000000">
        <w:rPr>
          <w:rtl w:val="0"/>
        </w:rPr>
        <w:t xml:space="preserve">El desenvolupament de mòduls d’Odoo pot arribar a ser molt complex i només els programadors experts són capaços d'aprofundir des del principi sense veure com va funcionant. En la següent unitat ja aprofundirem en major detall en la programació de mòduls per Odoo.</w:t>
      </w:r>
    </w:p>
    <w:p w:rsidR="00000000" w:rsidDel="00000000" w:rsidP="00000000" w:rsidRDefault="00000000" w:rsidRPr="00000000" w14:paraId="00000038">
      <w:pPr>
        <w:pageBreakBefore w:val="0"/>
        <w:rPr/>
      </w:pPr>
      <w:r w:rsidDel="00000000" w:rsidR="00000000" w:rsidRPr="00000000">
        <w:rPr>
          <w:rtl w:val="0"/>
        </w:rPr>
      </w:r>
    </w:p>
    <w:p w:rsidR="00000000" w:rsidDel="00000000" w:rsidP="00000000" w:rsidRDefault="00000000" w:rsidRPr="00000000" w14:paraId="00000039">
      <w:pPr>
        <w:pStyle w:val="Heading1"/>
        <w:pageBreakBefore w:val="0"/>
        <w:numPr>
          <w:ilvl w:val="0"/>
          <w:numId w:val="9"/>
        </w:numPr>
        <w:ind w:left="432"/>
        <w:rPr>
          <w:u w:val="none"/>
        </w:rPr>
      </w:pPr>
      <w:bookmarkStart w:colFirst="0" w:colLast="0" w:name="_1b17ag3uvbih" w:id="3"/>
      <w:bookmarkEnd w:id="3"/>
      <w:r w:rsidDel="00000000" w:rsidR="00000000" w:rsidRPr="00000000">
        <w:rPr>
          <w:rtl w:val="0"/>
        </w:rPr>
        <w:t xml:space="preserve">Creant un directori per </w:t>
      </w:r>
      <w:r w:rsidDel="00000000" w:rsidR="00000000" w:rsidRPr="00000000">
        <w:rPr>
          <w:rtl w:val="0"/>
        </w:rPr>
        <w:t xml:space="preserve">de mòduls</w:t>
      </w:r>
    </w:p>
    <w:p w:rsidR="00000000" w:rsidDel="00000000" w:rsidP="00000000" w:rsidRDefault="00000000" w:rsidRPr="00000000" w14:paraId="0000003A">
      <w:pPr>
        <w:pageBreakBefore w:val="0"/>
        <w:rPr/>
      </w:pPr>
      <w:r w:rsidDel="00000000" w:rsidR="00000000" w:rsidRPr="00000000">
        <w:rPr>
          <w:rtl w:val="0"/>
        </w:rPr>
        <w:t xml:space="preserve">Com ja vam veure en la unitat 03, és important tenir un directori per incloure i desenvolupar mòduls en Odoo. En aquest apartat comentarem com posar en marxa aquest directori tant en una instal·lació manual com utilitzant Docker.</w:t>
      </w:r>
    </w:p>
    <w:p w:rsidR="00000000" w:rsidDel="00000000" w:rsidP="00000000" w:rsidRDefault="00000000" w:rsidRPr="00000000" w14:paraId="0000003B">
      <w:pPr>
        <w:pStyle w:val="Heading2"/>
        <w:pageBreakBefore w:val="0"/>
        <w:numPr>
          <w:ilvl w:val="1"/>
          <w:numId w:val="9"/>
        </w:numPr>
        <w:rPr>
          <w:color w:val="669966"/>
        </w:rPr>
      </w:pPr>
      <w:bookmarkStart w:colFirst="0" w:colLast="0" w:name="_oulfqzxjw0x0" w:id="4"/>
      <w:bookmarkEnd w:id="4"/>
      <w:r w:rsidDel="00000000" w:rsidR="00000000" w:rsidRPr="00000000">
        <w:rPr>
          <w:rtl w:val="0"/>
        </w:rPr>
        <w:t xml:space="preserve">Instal·lació manual</w:t>
      </w:r>
    </w:p>
    <w:p w:rsidR="00000000" w:rsidDel="00000000" w:rsidP="00000000" w:rsidRDefault="00000000" w:rsidRPr="00000000" w14:paraId="0000003C">
      <w:pPr>
        <w:pageBreakBefore w:val="0"/>
        <w:rPr/>
      </w:pPr>
      <w:r w:rsidDel="00000000" w:rsidR="00000000" w:rsidRPr="00000000">
        <w:rPr>
          <w:rtl w:val="0"/>
        </w:rPr>
        <w:t xml:space="preserve">Si hem fet una instal·lació manual tal com es va explicar en la unitat 03, un script per aconseguir crear aquest directori a la carpeta "/var/lib/Odoo/modules" és:</w:t>
      </w:r>
    </w:p>
    <w:p w:rsidR="00000000" w:rsidDel="00000000" w:rsidP="00000000" w:rsidRDefault="00000000" w:rsidRPr="00000000" w14:paraId="0000003D">
      <w:pPr>
        <w:pageBreakBefore w:val="0"/>
        <w:rPr>
          <w:rFonts w:ascii="Consolas" w:cs="Consolas" w:eastAsia="Consolas" w:hAnsi="Consolas"/>
          <w:color w:val="880000"/>
          <w:sz w:val="18"/>
          <w:szCs w:val="18"/>
        </w:rPr>
      </w:pPr>
      <w:r w:rsidDel="00000000" w:rsidR="00000000" w:rsidRPr="00000000">
        <w:rPr>
          <w:rtl w:val="0"/>
        </w:rPr>
      </w:r>
    </w:p>
    <w:tbl>
      <w:tblPr>
        <w:tblStyle w:val="Table1"/>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3E">
            <w:pPr>
              <w:spacing w:after="0" w:before="0" w:line="276" w:lineRule="auto"/>
              <w:jc w:val="left"/>
              <w:rPr>
                <w:rFonts w:ascii="Consolas" w:cs="Consolas" w:eastAsia="Consolas" w:hAnsi="Consolas"/>
                <w:i w:val="1"/>
                <w:color w:val="999988"/>
                <w:sz w:val="20"/>
                <w:szCs w:val="20"/>
                <w:shd w:fill="f8f8f8" w:val="clear"/>
              </w:rPr>
            </w:pPr>
            <w:r w:rsidDel="00000000" w:rsidR="00000000" w:rsidRPr="00000000">
              <w:rPr>
                <w:rFonts w:ascii="Consolas" w:cs="Consolas" w:eastAsia="Consolas" w:hAnsi="Consolas"/>
                <w:i w:val="1"/>
                <w:color w:val="999988"/>
                <w:sz w:val="20"/>
                <w:szCs w:val="20"/>
                <w:shd w:fill="f8f8f8" w:val="clear"/>
                <w:rtl w:val="0"/>
              </w:rPr>
              <w:t xml:space="preserve"># Estant situat en /var/lib/odoo:</w:t>
            </w:r>
          </w:p>
          <w:p w:rsidR="00000000" w:rsidDel="00000000" w:rsidP="00000000" w:rsidRDefault="00000000" w:rsidRPr="00000000" w14:paraId="0000003F">
            <w:pPr>
              <w:spacing w:after="0" w:before="0" w:line="276" w:lineRule="auto"/>
              <w:jc w:val="left"/>
              <w:rPr>
                <w:rFonts w:ascii="Consolas" w:cs="Consolas" w:eastAsia="Consolas" w:hAnsi="Consolas"/>
                <w:color w:val="333333"/>
                <w:sz w:val="20"/>
                <w:szCs w:val="20"/>
                <w:shd w:fill="f8f8f8" w:val="clear"/>
              </w:rPr>
            </w:pPr>
            <w:r w:rsidDel="00000000" w:rsidR="00000000" w:rsidRPr="00000000">
              <w:rPr>
                <w:rFonts w:ascii="Consolas" w:cs="Consolas" w:eastAsia="Consolas" w:hAnsi="Consolas"/>
                <w:color w:val="333333"/>
                <w:sz w:val="20"/>
                <w:szCs w:val="20"/>
                <w:shd w:fill="f8f8f8" w:val="clear"/>
                <w:rtl w:val="0"/>
              </w:rPr>
              <w:t xml:space="preserve"># Creem directori “modules”</w:t>
              <w:br w:type="textWrapping"/>
              <w:t xml:space="preserve">mkdir modules</w:t>
            </w:r>
          </w:p>
          <w:p w:rsidR="00000000" w:rsidDel="00000000" w:rsidP="00000000" w:rsidRDefault="00000000" w:rsidRPr="00000000" w14:paraId="00000040">
            <w:pPr>
              <w:spacing w:after="0" w:before="0" w:line="276" w:lineRule="auto"/>
              <w:jc w:val="left"/>
              <w:rPr>
                <w:rFonts w:ascii="Consolas" w:cs="Consolas" w:eastAsia="Consolas" w:hAnsi="Consolas"/>
                <w:color w:val="333333"/>
                <w:sz w:val="20"/>
                <w:szCs w:val="20"/>
                <w:shd w:fill="f8f8f8" w:val="clear"/>
              </w:rPr>
            </w:pPr>
            <w:r w:rsidDel="00000000" w:rsidR="00000000" w:rsidRPr="00000000">
              <w:rPr>
                <w:rFonts w:ascii="Consolas" w:cs="Consolas" w:eastAsia="Consolas" w:hAnsi="Consolas"/>
                <w:color w:val="333333"/>
                <w:sz w:val="20"/>
                <w:szCs w:val="20"/>
                <w:shd w:fill="f8f8f8" w:val="clear"/>
                <w:rtl w:val="0"/>
              </w:rPr>
              <w:t xml:space="preserve"># Creem un módul anomenat “prova” amb la utilitat “odoo scaffold”</w:t>
              <w:br w:type="textWrapping"/>
              <w:t xml:space="preserve">odoo scaffold prova ./modules</w:t>
            </w:r>
          </w:p>
          <w:p w:rsidR="00000000" w:rsidDel="00000000" w:rsidP="00000000" w:rsidRDefault="00000000" w:rsidRPr="00000000" w14:paraId="00000041">
            <w:pPr>
              <w:spacing w:after="0" w:before="0" w:line="276" w:lineRule="auto"/>
              <w:jc w:val="left"/>
              <w:rPr>
                <w:rFonts w:ascii="Consolas" w:cs="Consolas" w:eastAsia="Consolas" w:hAnsi="Consolas"/>
                <w:color w:val="333333"/>
                <w:sz w:val="20"/>
                <w:szCs w:val="20"/>
                <w:shd w:fill="f8f8f8" w:val="clear"/>
              </w:rPr>
            </w:pPr>
            <w:r w:rsidDel="00000000" w:rsidR="00000000" w:rsidRPr="00000000">
              <w:rPr>
                <w:rFonts w:ascii="Consolas" w:cs="Consolas" w:eastAsia="Consolas" w:hAnsi="Consolas"/>
                <w:color w:val="333333"/>
                <w:sz w:val="20"/>
                <w:szCs w:val="20"/>
                <w:shd w:fill="f8f8f8" w:val="clear"/>
                <w:rtl w:val="0"/>
              </w:rPr>
              <w:t xml:space="preserve"># Modifiquem el path dels “addons”.</w:t>
              <w:br w:type="textWrapping"/>
              <w:t xml:space="preserve">odoo --addons-path=</w:t>
            </w:r>
            <w:r w:rsidDel="00000000" w:rsidR="00000000" w:rsidRPr="00000000">
              <w:rPr>
                <w:rFonts w:ascii="Consolas" w:cs="Consolas" w:eastAsia="Consolas" w:hAnsi="Consolas"/>
                <w:color w:val="dd1144"/>
                <w:sz w:val="20"/>
                <w:szCs w:val="20"/>
                <w:shd w:fill="f8f8f8" w:val="clear"/>
                <w:rtl w:val="0"/>
              </w:rPr>
              <w:t xml:space="preserve">"/var/lib/odoo/modules,/usr/lib/python3/dist-packages/odoo/addons"</w:t>
            </w:r>
            <w:r w:rsidDel="00000000" w:rsidR="00000000" w:rsidRPr="00000000">
              <w:rPr>
                <w:rFonts w:ascii="Consolas" w:cs="Consolas" w:eastAsia="Consolas" w:hAnsi="Consolas"/>
                <w:color w:val="333333"/>
                <w:sz w:val="20"/>
                <w:szCs w:val="20"/>
                <w:shd w:fill="f8f8f8" w:val="clear"/>
                <w:rtl w:val="0"/>
              </w:rPr>
              <w:t xml:space="preserve"> --save</w:t>
            </w:r>
          </w:p>
          <w:p w:rsidR="00000000" w:rsidDel="00000000" w:rsidP="00000000" w:rsidRDefault="00000000" w:rsidRPr="00000000" w14:paraId="00000042">
            <w:pPr>
              <w:spacing w:after="0" w:before="0" w:line="276" w:lineRule="auto"/>
              <w:jc w:val="left"/>
              <w:rPr>
                <w:rFonts w:ascii="Consolas" w:cs="Consolas" w:eastAsia="Consolas" w:hAnsi="Consolas"/>
                <w:i w:val="1"/>
                <w:color w:val="999988"/>
                <w:sz w:val="20"/>
                <w:szCs w:val="20"/>
                <w:shd w:fill="f8f8f8" w:val="clear"/>
              </w:rPr>
            </w:pPr>
            <w:r w:rsidDel="00000000" w:rsidR="00000000" w:rsidRPr="00000000">
              <w:rPr>
                <w:rFonts w:ascii="Consolas" w:cs="Consolas" w:eastAsia="Consolas" w:hAnsi="Consolas"/>
                <w:color w:val="333333"/>
                <w:sz w:val="20"/>
                <w:szCs w:val="20"/>
                <w:shd w:fill="f8f8f8" w:val="clear"/>
                <w:rtl w:val="0"/>
              </w:rPr>
              <w:t xml:space="preserve"># Llancem el servidor Odoo i actualitzem el módul “prova” en la bd “empresa”</w:t>
              <w:br w:type="textWrapping"/>
              <w:t xml:space="preserve">odoo -u pruebas -d empresa</w:t>
            </w:r>
            <w:r w:rsidDel="00000000" w:rsidR="00000000" w:rsidRPr="00000000">
              <w:rPr>
                <w:rtl w:val="0"/>
              </w:rPr>
            </w:r>
          </w:p>
        </w:tc>
      </w:tr>
    </w:tbl>
    <w:p w:rsidR="00000000" w:rsidDel="00000000" w:rsidP="00000000" w:rsidRDefault="00000000" w:rsidRPr="00000000" w14:paraId="00000043">
      <w:pPr>
        <w:pageBreakBefore w:val="0"/>
        <w:rPr/>
      </w:pPr>
      <w:r w:rsidDel="00000000" w:rsidR="00000000" w:rsidRPr="00000000">
        <w:rPr>
          <w:rtl w:val="0"/>
        </w:rPr>
      </w:r>
    </w:p>
    <w:p w:rsidR="00000000" w:rsidDel="00000000" w:rsidP="00000000" w:rsidRDefault="00000000" w:rsidRPr="00000000" w14:paraId="00000044">
      <w:pPr>
        <w:pageBreakBefore w:val="0"/>
        <w:rPr/>
      </w:pPr>
      <w:r w:rsidDel="00000000" w:rsidR="00000000" w:rsidRPr="00000000">
        <w:rPr>
          <w:rtl w:val="0"/>
        </w:rPr>
        <w:t xml:space="preserve">Amb aquesta acció, el que aconseguim és afegir el nostre directori "modules" al PATH d’Odoo (emmagatzemat a l'arxiu de configuració "</w:t>
      </w:r>
      <w:r w:rsidDel="00000000" w:rsidR="00000000" w:rsidRPr="00000000">
        <w:rPr>
          <w:b w:val="1"/>
          <w:rtl w:val="0"/>
        </w:rPr>
        <w:t xml:space="preserve">.odoorc"</w:t>
      </w:r>
      <w:r w:rsidDel="00000000" w:rsidR="00000000" w:rsidRPr="00000000">
        <w:rPr>
          <w:rtl w:val="0"/>
        </w:rPr>
        <w:t xml:space="preserve">, situat al “home”</w:t>
      </w:r>
      <w:r w:rsidDel="00000000" w:rsidR="00000000" w:rsidRPr="00000000">
        <w:rPr>
          <w:rtl w:val="0"/>
        </w:rPr>
        <w:t xml:space="preserve"> de l'usuari Odoo). Amb l'últim comando hem arrancat Odoo actualitzant aquest mòdul ( "prova") a la base de dades "empresa". </w:t>
      </w:r>
    </w:p>
    <w:p w:rsidR="00000000" w:rsidDel="00000000" w:rsidP="00000000" w:rsidRDefault="00000000" w:rsidRPr="00000000" w14:paraId="00000045">
      <w:pPr>
        <w:pageBreakBefore w:val="0"/>
        <w:rPr/>
      </w:pPr>
      <w:r w:rsidDel="00000000" w:rsidR="00000000" w:rsidRPr="00000000">
        <w:rPr>
          <w:rtl w:val="0"/>
        </w:rPr>
      </w:r>
    </w:p>
    <w:p w:rsidR="00000000" w:rsidDel="00000000" w:rsidP="00000000" w:rsidRDefault="00000000" w:rsidRPr="00000000" w14:paraId="00000046">
      <w:pPr>
        <w:pageBreakBefore w:val="0"/>
        <w:rPr/>
      </w:pPr>
      <w:r w:rsidDel="00000000" w:rsidR="00000000" w:rsidRPr="00000000">
        <w:rPr>
          <w:rtl w:val="0"/>
        </w:rPr>
        <w:t xml:space="preserve">Els mòduls han de poder ser almenys llegits per l'usuari "Odoo", que és el que llança el servei.</w:t>
      </w:r>
    </w:p>
    <w:p w:rsidR="00000000" w:rsidDel="00000000" w:rsidP="00000000" w:rsidRDefault="00000000" w:rsidRPr="00000000" w14:paraId="00000047">
      <w:pPr>
        <w:pageBreakBefore w:val="0"/>
        <w:numPr>
          <w:ilvl w:val="0"/>
          <w:numId w:val="4"/>
        </w:numPr>
        <w:spacing w:after="0" w:afterAutospacing="0"/>
        <w:ind w:left="720" w:hanging="360"/>
        <w:rPr>
          <w:u w:val="none"/>
        </w:rPr>
      </w:pPr>
      <w:r w:rsidDel="00000000" w:rsidR="00000000" w:rsidRPr="00000000">
        <w:rPr>
          <w:rtl w:val="0"/>
        </w:rPr>
        <w:t xml:space="preserve">En un entorn de producció, els permisos dels mòduls solen configurar-se de manera que només l'usuari "Odoo" puga llegir-los i cap altre usuari puga llegir ni escriure.</w:t>
      </w:r>
    </w:p>
    <w:p w:rsidR="00000000" w:rsidDel="00000000" w:rsidP="00000000" w:rsidRDefault="00000000" w:rsidRPr="00000000" w14:paraId="00000048">
      <w:pPr>
        <w:pageBreakBefore w:val="0"/>
        <w:numPr>
          <w:ilvl w:val="0"/>
          <w:numId w:val="4"/>
        </w:numPr>
        <w:spacing w:before="0" w:beforeAutospacing="0"/>
        <w:ind w:left="720" w:hanging="360"/>
        <w:rPr>
          <w:u w:val="none"/>
        </w:rPr>
      </w:pPr>
      <w:r w:rsidDel="00000000" w:rsidR="00000000" w:rsidRPr="00000000">
        <w:rPr>
          <w:rtl w:val="0"/>
        </w:rPr>
        <w:t xml:space="preserve">En un entorn de desenvolupament, és recomanable que el propietari siga el mateix "Odoo" i tinga permisos d'escriptura per fer els canvis necessaris.</w:t>
      </w:r>
    </w:p>
    <w:p w:rsidR="00000000" w:rsidDel="00000000" w:rsidP="00000000" w:rsidRDefault="00000000" w:rsidRPr="00000000" w14:paraId="00000049">
      <w:pPr>
        <w:pageBreakBefore w:val="0"/>
        <w:rPr/>
      </w:pPr>
      <w:r w:rsidDel="00000000" w:rsidR="00000000" w:rsidRPr="00000000">
        <w:rPr>
          <w:rtl w:val="0"/>
        </w:rPr>
      </w:r>
    </w:p>
    <w:p w:rsidR="00000000" w:rsidDel="00000000" w:rsidP="00000000" w:rsidRDefault="00000000" w:rsidRPr="00000000" w14:paraId="0000004A">
      <w:pPr>
        <w:pStyle w:val="Heading2"/>
        <w:pageBreakBefore w:val="0"/>
        <w:numPr>
          <w:ilvl w:val="1"/>
          <w:numId w:val="9"/>
        </w:numPr>
        <w:rPr>
          <w:color w:val="669966"/>
        </w:rPr>
      </w:pPr>
      <w:bookmarkStart w:colFirst="0" w:colLast="0" w:name="_z04z158inwa5" w:id="5"/>
      <w:bookmarkEnd w:id="5"/>
      <w:r w:rsidDel="00000000" w:rsidR="00000000" w:rsidRPr="00000000">
        <w:rPr>
          <w:rtl w:val="0"/>
        </w:rPr>
        <w:t xml:space="preserve">Instal·lació mitjançant Docker i Docker Compose</w:t>
      </w:r>
    </w:p>
    <w:p w:rsidR="00000000" w:rsidDel="00000000" w:rsidP="00000000" w:rsidRDefault="00000000" w:rsidRPr="00000000" w14:paraId="0000004B">
      <w:pPr>
        <w:pageBreakBefore w:val="0"/>
        <w:rPr/>
      </w:pPr>
      <w:r w:rsidDel="00000000" w:rsidR="00000000" w:rsidRPr="00000000">
        <w:rPr>
          <w:rtl w:val="0"/>
        </w:rPr>
        <w:t xml:space="preserve">Si poseu en marxa Odoo en mode desenvolupament amb Docker i Docker Compose tal com es suggeria en la unitat 03, simplement tindreu el vostre directori de mòduls llest per treballar. Aquest directori és l'anomenat </w:t>
      </w:r>
      <w:r w:rsidDel="00000000" w:rsidR="00000000" w:rsidRPr="00000000">
        <w:rPr>
          <w:b w:val="1"/>
          <w:rtl w:val="0"/>
        </w:rPr>
        <w:t xml:space="preserve">"volumesOdoo/addons</w:t>
      </w:r>
      <w:r w:rsidDel="00000000" w:rsidR="00000000" w:rsidRPr="00000000">
        <w:rPr>
          <w:rtl w:val="0"/>
        </w:rPr>
        <w:t xml:space="preserve">", que tindreu mapejat en la vostra màquina amfitriona.</w:t>
      </w:r>
      <w:r w:rsidDel="00000000" w:rsidR="00000000" w:rsidRPr="00000000">
        <w:rPr>
          <w:rtl w:val="0"/>
        </w:rPr>
      </w:r>
    </w:p>
    <w:p w:rsidR="00000000" w:rsidDel="00000000" w:rsidP="00000000" w:rsidRDefault="00000000" w:rsidRPr="00000000" w14:paraId="0000004C">
      <w:pPr>
        <w:pageBreakBefore w:val="0"/>
        <w:rPr/>
      </w:pPr>
      <w:r w:rsidDel="00000000" w:rsidR="00000000" w:rsidRPr="00000000">
        <w:rPr>
          <w:rtl w:val="0"/>
        </w:rPr>
      </w:r>
    </w:p>
    <w:p w:rsidR="00000000" w:rsidDel="00000000" w:rsidP="00000000" w:rsidRDefault="00000000" w:rsidRPr="00000000" w14:paraId="0000004D">
      <w:pPr>
        <w:pStyle w:val="Heading1"/>
        <w:pageBreakBefore w:val="0"/>
        <w:numPr>
          <w:ilvl w:val="0"/>
          <w:numId w:val="9"/>
        </w:numPr>
        <w:ind w:left="432"/>
        <w:rPr>
          <w:u w:val="none"/>
        </w:rPr>
      </w:pPr>
      <w:bookmarkStart w:colFirst="0" w:colLast="0" w:name="_6wtgahu4vfxo" w:id="6"/>
      <w:bookmarkEnd w:id="6"/>
      <w:r w:rsidDel="00000000" w:rsidR="00000000" w:rsidRPr="00000000">
        <w:rPr>
          <w:rtl w:val="0"/>
        </w:rPr>
        <w:t xml:space="preserve">Entorn de desenvolupament</w:t>
      </w:r>
    </w:p>
    <w:p w:rsidR="00000000" w:rsidDel="00000000" w:rsidP="00000000" w:rsidRDefault="00000000" w:rsidRPr="00000000" w14:paraId="0000004E">
      <w:pPr>
        <w:pageBreakBefore w:val="0"/>
        <w:rPr/>
      </w:pPr>
      <w:r w:rsidDel="00000000" w:rsidR="00000000" w:rsidRPr="00000000">
        <w:rPr>
          <w:rtl w:val="0"/>
        </w:rPr>
        <w:t xml:space="preserve">Hi ha diversos entorns de desenvolupament que permeten desenvolupar mòduls per Odoo. Els més utilitzats són "Visual Studio Code" i "PyCharm". A més és important fer servir algunes eines addicionals. Recomanem en el desenvolupament usar un sistema de control de versions "git" juntament amb plataformes com </w:t>
      </w:r>
      <w:hyperlink r:id="rId8">
        <w:r w:rsidDel="00000000" w:rsidR="00000000" w:rsidRPr="00000000">
          <w:rPr>
            <w:color w:val="1155cc"/>
            <w:u w:val="single"/>
            <w:rtl w:val="0"/>
          </w:rPr>
          <w:t xml:space="preserve">https://github.com</w:t>
        </w:r>
      </w:hyperlink>
      <w:r w:rsidDel="00000000" w:rsidR="00000000" w:rsidRPr="00000000">
        <w:rPr>
          <w:rtl w:val="0"/>
        </w:rPr>
        <w:t xml:space="preserve"> o </w:t>
      </w:r>
      <w:hyperlink r:id="rId9">
        <w:r w:rsidDel="00000000" w:rsidR="00000000" w:rsidRPr="00000000">
          <w:rPr>
            <w:color w:val="1155cc"/>
            <w:u w:val="single"/>
            <w:rtl w:val="0"/>
          </w:rPr>
          <w:t xml:space="preserve">https://gitlab.com</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4F">
      <w:pPr>
        <w:pStyle w:val="Heading2"/>
        <w:pageBreakBefore w:val="0"/>
        <w:numPr>
          <w:ilvl w:val="1"/>
          <w:numId w:val="9"/>
        </w:numPr>
        <w:rPr>
          <w:color w:val="669966"/>
        </w:rPr>
      </w:pPr>
      <w:bookmarkStart w:colFirst="0" w:colLast="0" w:name="_j6cs3eapsu61" w:id="7"/>
      <w:bookmarkEnd w:id="7"/>
      <w:r w:rsidDel="00000000" w:rsidR="00000000" w:rsidRPr="00000000">
        <w:rPr>
          <w:rtl w:val="0"/>
        </w:rPr>
        <w:t xml:space="preserve">Visual Studio Code</w:t>
      </w:r>
    </w:p>
    <w:p w:rsidR="00000000" w:rsidDel="00000000" w:rsidP="00000000" w:rsidRDefault="00000000" w:rsidRPr="00000000" w14:paraId="00000050">
      <w:pPr>
        <w:pageBreakBefore w:val="0"/>
        <w:rPr/>
      </w:pPr>
      <w:r w:rsidDel="00000000" w:rsidR="00000000" w:rsidRPr="00000000">
        <w:rPr>
          <w:rtl w:val="0"/>
        </w:rPr>
        <w:t xml:space="preserve">Recomanem l'ús de Visual Studio Code. És molt potent i posseeix un gran ecosistema de “plugins” per ampliar la seua funcionalitat </w:t>
      </w:r>
      <w:hyperlink r:id="rId10">
        <w:r w:rsidDel="00000000" w:rsidR="00000000" w:rsidRPr="00000000">
          <w:rPr>
            <w:color w:val="1155cc"/>
            <w:u w:val="single"/>
            <w:rtl w:val="0"/>
          </w:rPr>
          <w:t xml:space="preserve">https://code.visualstudio.com/</w:t>
        </w:r>
      </w:hyperlink>
      <w:r w:rsidDel="00000000" w:rsidR="00000000" w:rsidRPr="00000000">
        <w:rPr>
          <w:rtl w:val="0"/>
        </w:rPr>
        <w:t xml:space="preserve"> </w:t>
      </w:r>
    </w:p>
    <w:p w:rsidR="00000000" w:rsidDel="00000000" w:rsidP="00000000" w:rsidRDefault="00000000" w:rsidRPr="00000000" w14:paraId="00000051">
      <w:pPr>
        <w:pageBreakBefore w:val="0"/>
        <w:rPr/>
      </w:pPr>
      <w:r w:rsidDel="00000000" w:rsidR="00000000" w:rsidRPr="00000000">
        <w:rPr>
          <w:rtl w:val="0"/>
        </w:rPr>
      </w:r>
    </w:p>
    <w:p w:rsidR="00000000" w:rsidDel="00000000" w:rsidP="00000000" w:rsidRDefault="00000000" w:rsidRPr="00000000" w14:paraId="00000052">
      <w:pPr>
        <w:pageBreakBefore w:val="0"/>
        <w:rPr/>
      </w:pPr>
      <w:r w:rsidDel="00000000" w:rsidR="00000000" w:rsidRPr="00000000">
        <w:rPr>
          <w:rtl w:val="0"/>
        </w:rPr>
        <w:t xml:space="preserve">Aquí alguns manuals lliures d'ús de Visual Studio Code en castellà:</w:t>
      </w:r>
    </w:p>
    <w:p w:rsidR="00000000" w:rsidDel="00000000" w:rsidP="00000000" w:rsidRDefault="00000000" w:rsidRPr="00000000" w14:paraId="00000053">
      <w:pPr>
        <w:pageBreakBefore w:val="0"/>
        <w:rPr/>
      </w:pPr>
      <w:hyperlink r:id="rId11">
        <w:r w:rsidDel="00000000" w:rsidR="00000000" w:rsidRPr="00000000">
          <w:rPr>
            <w:color w:val="1155cc"/>
            <w:u w:val="single"/>
            <w:rtl w:val="0"/>
          </w:rPr>
          <w:t xml:space="preserve">http://www.mclibre.org/consultar/informatica/lecciones/</w:t>
        </w:r>
      </w:hyperlink>
      <w:r w:rsidDel="00000000" w:rsidR="00000000" w:rsidRPr="00000000">
        <w:rPr>
          <w:rtl w:val="0"/>
        </w:rPr>
      </w:r>
    </w:p>
    <w:p w:rsidR="00000000" w:rsidDel="00000000" w:rsidP="00000000" w:rsidRDefault="00000000" w:rsidRPr="00000000" w14:paraId="00000054">
      <w:pPr>
        <w:pageBreakBefore w:val="0"/>
        <w:rPr/>
      </w:pPr>
      <w:hyperlink r:id="rId12">
        <w:r w:rsidDel="00000000" w:rsidR="00000000" w:rsidRPr="00000000">
          <w:rPr>
            <w:color w:val="1155cc"/>
            <w:u w:val="single"/>
            <w:rtl w:val="0"/>
          </w:rPr>
          <w:t xml:space="preserve">http://www.mclibre.org/consultar/informatica/lecciones/vsc-instalacion.htmlVSC-personalizacion.html</w:t>
        </w:r>
      </w:hyperlink>
      <w:r w:rsidDel="00000000" w:rsidR="00000000" w:rsidRPr="00000000">
        <w:rPr>
          <w:rtl w:val="0"/>
        </w:rPr>
        <w:t xml:space="preserve"> </w:t>
      </w:r>
    </w:p>
    <w:p w:rsidR="00000000" w:rsidDel="00000000" w:rsidP="00000000" w:rsidRDefault="00000000" w:rsidRPr="00000000" w14:paraId="00000055">
      <w:pPr>
        <w:pageBreakBefore w:val="0"/>
        <w:rPr/>
      </w:pPr>
      <w:r w:rsidDel="00000000" w:rsidR="00000000" w:rsidRPr="00000000">
        <w:rPr>
          <w:rtl w:val="0"/>
        </w:rPr>
      </w:r>
    </w:p>
    <w:p w:rsidR="00000000" w:rsidDel="00000000" w:rsidP="00000000" w:rsidRDefault="00000000" w:rsidRPr="00000000" w14:paraId="00000056">
      <w:pPr>
        <w:pageBreakBefore w:val="0"/>
        <w:rPr/>
      </w:pPr>
      <w:r w:rsidDel="00000000" w:rsidR="00000000" w:rsidRPr="00000000">
        <w:rPr>
          <w:rtl w:val="0"/>
        </w:rPr>
        <w:t xml:space="preserve">Per al desenvolupament amb Odoo, recomanem els següents</w:t>
      </w:r>
    </w:p>
    <w:p w:rsidR="00000000" w:rsidDel="00000000" w:rsidP="00000000" w:rsidRDefault="00000000" w:rsidRPr="00000000" w14:paraId="00000057">
      <w:pPr>
        <w:pageBreakBefore w:val="0"/>
        <w:numPr>
          <w:ilvl w:val="0"/>
          <w:numId w:val="5"/>
        </w:numPr>
        <w:spacing w:after="0" w:afterAutospacing="0"/>
        <w:ind w:left="720" w:hanging="360"/>
        <w:rPr>
          <w:u w:val="none"/>
        </w:rPr>
      </w:pPr>
      <w:r w:rsidDel="00000000" w:rsidR="00000000" w:rsidRPr="00000000">
        <w:rPr>
          <w:rtl w:val="0"/>
        </w:rPr>
        <w:t xml:space="preserve">Python: </w:t>
      </w:r>
      <w:hyperlink r:id="rId13">
        <w:r w:rsidDel="00000000" w:rsidR="00000000" w:rsidRPr="00000000">
          <w:rPr>
            <w:color w:val="1155cc"/>
            <w:u w:val="single"/>
            <w:rtl w:val="0"/>
          </w:rPr>
          <w:t xml:space="preserve">https://marketplace.visualstudio.com/items?itemName=ms-python.python</w:t>
        </w:r>
      </w:hyperlink>
      <w:r w:rsidDel="00000000" w:rsidR="00000000" w:rsidRPr="00000000">
        <w:rPr>
          <w:rtl w:val="0"/>
        </w:rPr>
        <w:t xml:space="preserve"> </w:t>
      </w:r>
    </w:p>
    <w:p w:rsidR="00000000" w:rsidDel="00000000" w:rsidP="00000000" w:rsidRDefault="00000000" w:rsidRPr="00000000" w14:paraId="00000058">
      <w:pPr>
        <w:pageBreakBefore w:val="0"/>
        <w:numPr>
          <w:ilvl w:val="0"/>
          <w:numId w:val="5"/>
        </w:numPr>
        <w:spacing w:before="0" w:beforeAutospacing="0"/>
        <w:ind w:left="720" w:hanging="360"/>
        <w:rPr>
          <w:u w:val="none"/>
        </w:rPr>
      </w:pPr>
      <w:r w:rsidDel="00000000" w:rsidR="00000000" w:rsidRPr="00000000">
        <w:rPr>
          <w:rtl w:val="0"/>
        </w:rPr>
        <w:t xml:space="preserve">Odoo-snippets: </w:t>
      </w:r>
      <w:hyperlink r:id="rId14">
        <w:r w:rsidDel="00000000" w:rsidR="00000000" w:rsidRPr="00000000">
          <w:rPr>
            <w:color w:val="1155cc"/>
            <w:u w:val="single"/>
            <w:rtl w:val="0"/>
          </w:rPr>
          <w:t xml:space="preserve">https://marketplace.visualstudio.com/items?itemName=jeffery9.odoo-snippets</w:t>
        </w:r>
      </w:hyperlink>
      <w:r w:rsidDel="00000000" w:rsidR="00000000" w:rsidRPr="00000000">
        <w:rPr>
          <w:rtl w:val="0"/>
        </w:rPr>
        <w:t xml:space="preserve"> </w:t>
      </w:r>
    </w:p>
    <w:p w:rsidR="00000000" w:rsidDel="00000000" w:rsidP="00000000" w:rsidRDefault="00000000" w:rsidRPr="00000000" w14:paraId="00000059">
      <w:pPr>
        <w:pageBreakBefore w:val="0"/>
        <w:rPr/>
      </w:pPr>
      <w:r w:rsidDel="00000000" w:rsidR="00000000" w:rsidRPr="00000000">
        <w:rPr>
          <w:rtl w:val="0"/>
        </w:rPr>
      </w:r>
    </w:p>
    <w:p w:rsidR="00000000" w:rsidDel="00000000" w:rsidP="00000000" w:rsidRDefault="00000000" w:rsidRPr="00000000" w14:paraId="0000005A">
      <w:pPr>
        <w:pStyle w:val="Heading2"/>
        <w:pageBreakBefore w:val="0"/>
        <w:numPr>
          <w:ilvl w:val="1"/>
          <w:numId w:val="9"/>
        </w:numPr>
        <w:rPr>
          <w:color w:val="669966"/>
        </w:rPr>
      </w:pPr>
      <w:bookmarkStart w:colFirst="0" w:colLast="0" w:name="_bdf45qv0dzmu" w:id="8"/>
      <w:bookmarkEnd w:id="8"/>
      <w:r w:rsidDel="00000000" w:rsidR="00000000" w:rsidRPr="00000000">
        <w:rPr>
          <w:rtl w:val="0"/>
        </w:rPr>
        <w:t xml:space="preserve">Control de versions usant Git + Visual Studio Code</w:t>
      </w:r>
    </w:p>
    <w:p w:rsidR="00000000" w:rsidDel="00000000" w:rsidP="00000000" w:rsidRDefault="00000000" w:rsidRPr="00000000" w14:paraId="0000005B">
      <w:pPr>
        <w:pageBreakBefore w:val="0"/>
        <w:rPr/>
      </w:pPr>
      <w:r w:rsidDel="00000000" w:rsidR="00000000" w:rsidRPr="00000000">
        <w:rPr>
          <w:rtl w:val="0"/>
        </w:rPr>
        <w:t xml:space="preserve">Git és un sistema de control de versions. El seu ús en l'entorn professional està molt estés i és utilitzat en tot tipus de desenvolupaments. Durant el curs, s'utilitzaran repositoris Git tant per al lliurament de pràctiques com per facilitar disposar d'un repositori amb control de versions.</w:t>
      </w:r>
    </w:p>
    <w:p w:rsidR="00000000" w:rsidDel="00000000" w:rsidP="00000000" w:rsidRDefault="00000000" w:rsidRPr="00000000" w14:paraId="0000005C">
      <w:pPr>
        <w:pageBreakBefore w:val="0"/>
        <w:rPr/>
      </w:pPr>
      <w:r w:rsidDel="00000000" w:rsidR="00000000" w:rsidRPr="00000000">
        <w:rPr>
          <w:rtl w:val="0"/>
        </w:rPr>
        <w:t xml:space="preserve">Per instal·lar Git:</w:t>
      </w:r>
    </w:p>
    <w:p w:rsidR="00000000" w:rsidDel="00000000" w:rsidP="00000000" w:rsidRDefault="00000000" w:rsidRPr="00000000" w14:paraId="0000005D">
      <w:pPr>
        <w:pageBreakBefore w:val="0"/>
        <w:numPr>
          <w:ilvl w:val="0"/>
          <w:numId w:val="1"/>
        </w:numPr>
        <w:spacing w:after="0" w:afterAutospacing="0"/>
        <w:ind w:left="720" w:hanging="360"/>
        <w:rPr>
          <w:u w:val="none"/>
        </w:rPr>
      </w:pPr>
      <w:r w:rsidDel="00000000" w:rsidR="00000000" w:rsidRPr="00000000">
        <w:rPr>
          <w:rtl w:val="0"/>
        </w:rPr>
        <w:t xml:space="preserve">Ubuntu:     </w:t>
      </w:r>
    </w:p>
    <w:p w:rsidR="00000000" w:rsidDel="00000000" w:rsidP="00000000" w:rsidRDefault="00000000" w:rsidRPr="00000000" w14:paraId="0000005E">
      <w:pPr>
        <w:pageBreakBefore w:val="0"/>
        <w:numPr>
          <w:ilvl w:val="1"/>
          <w:numId w:val="1"/>
        </w:numPr>
        <w:spacing w:after="0" w:afterAutospacing="0" w:before="0" w:beforeAutospacing="0"/>
        <w:ind w:left="1440" w:hanging="360"/>
        <w:rPr>
          <w:u w:val="none"/>
        </w:rPr>
      </w:pPr>
      <w:r w:rsidDel="00000000" w:rsidR="00000000" w:rsidRPr="00000000">
        <w:rPr>
          <w:rtl w:val="0"/>
        </w:rPr>
        <w:t xml:space="preserve">sudo apt-get update    </w:t>
      </w:r>
    </w:p>
    <w:p w:rsidR="00000000" w:rsidDel="00000000" w:rsidP="00000000" w:rsidRDefault="00000000" w:rsidRPr="00000000" w14:paraId="0000005F">
      <w:pPr>
        <w:pageBreakBefore w:val="0"/>
        <w:numPr>
          <w:ilvl w:val="1"/>
          <w:numId w:val="1"/>
        </w:numPr>
        <w:spacing w:after="0" w:afterAutospacing="0" w:before="0" w:beforeAutospacing="0"/>
        <w:ind w:left="1440" w:hanging="360"/>
        <w:rPr>
          <w:u w:val="none"/>
        </w:rPr>
      </w:pPr>
      <w:r w:rsidDel="00000000" w:rsidR="00000000" w:rsidRPr="00000000">
        <w:rPr>
          <w:rtl w:val="0"/>
        </w:rPr>
        <w:t xml:space="preserve">sudo apt-get install git</w:t>
      </w:r>
    </w:p>
    <w:p w:rsidR="00000000" w:rsidDel="00000000" w:rsidP="00000000" w:rsidRDefault="00000000" w:rsidRPr="00000000" w14:paraId="00000060">
      <w:pPr>
        <w:pageBreakBefore w:val="0"/>
        <w:numPr>
          <w:ilvl w:val="0"/>
          <w:numId w:val="1"/>
        </w:numPr>
        <w:spacing w:before="0" w:beforeAutospacing="0"/>
        <w:ind w:left="720" w:hanging="360"/>
        <w:rPr>
          <w:u w:val="none"/>
        </w:rPr>
      </w:pPr>
      <w:r w:rsidDel="00000000" w:rsidR="00000000" w:rsidRPr="00000000">
        <w:rPr>
          <w:rtl w:val="0"/>
        </w:rPr>
        <w:t xml:space="preserve">Windows: </w:t>
      </w:r>
      <w:hyperlink r:id="rId15">
        <w:r w:rsidDel="00000000" w:rsidR="00000000" w:rsidRPr="00000000">
          <w:rPr>
            <w:color w:val="1155cc"/>
            <w:u w:val="single"/>
            <w:rtl w:val="0"/>
          </w:rPr>
          <w:t xml:space="preserve">https://git-for-windows.github.io/</w:t>
        </w:r>
      </w:hyperlink>
      <w:r w:rsidDel="00000000" w:rsidR="00000000" w:rsidRPr="00000000">
        <w:rPr>
          <w:rtl w:val="0"/>
        </w:rPr>
        <w:t xml:space="preserve"> </w:t>
      </w:r>
    </w:p>
    <w:p w:rsidR="00000000" w:rsidDel="00000000" w:rsidP="00000000" w:rsidRDefault="00000000" w:rsidRPr="00000000" w14:paraId="00000061">
      <w:pPr>
        <w:pageBreakBefore w:val="0"/>
        <w:rPr/>
      </w:pPr>
      <w:r w:rsidDel="00000000" w:rsidR="00000000" w:rsidRPr="00000000">
        <w:rPr>
          <w:rtl w:val="0"/>
        </w:rPr>
      </w:r>
    </w:p>
    <w:p w:rsidR="00000000" w:rsidDel="00000000" w:rsidP="00000000" w:rsidRDefault="00000000" w:rsidRPr="00000000" w14:paraId="00000062">
      <w:pPr>
        <w:pageBreakBefore w:val="0"/>
        <w:rPr/>
      </w:pPr>
      <w:r w:rsidDel="00000000" w:rsidR="00000000" w:rsidRPr="00000000">
        <w:rPr>
          <w:rtl w:val="0"/>
        </w:rPr>
        <w:t xml:space="preserve">Per facilitar la tasca de l'ús de Git és recomanable instal·lar alguna extensió o entorn que us facilite el seu ús. Per fer servir Git en Visual Studio Code recomanem el següent connector  </w:t>
      </w:r>
      <w:hyperlink r:id="rId16">
        <w:r w:rsidDel="00000000" w:rsidR="00000000" w:rsidRPr="00000000">
          <w:rPr>
            <w:color w:val="1155cc"/>
            <w:u w:val="single"/>
            <w:rtl w:val="0"/>
          </w:rPr>
          <w:t xml:space="preserve">https://marketplace.visualstudio.com/items?itemName=donjayamanne.git-extension-pack</w:t>
        </w:r>
      </w:hyperlink>
      <w:r w:rsidDel="00000000" w:rsidR="00000000" w:rsidRPr="00000000">
        <w:rPr>
          <w:rtl w:val="0"/>
        </w:rPr>
        <w:t xml:space="preserve"> .</w:t>
      </w:r>
    </w:p>
    <w:p w:rsidR="00000000" w:rsidDel="00000000" w:rsidP="00000000" w:rsidRDefault="00000000" w:rsidRPr="00000000" w14:paraId="00000063">
      <w:pPr>
        <w:pageBreakBefore w:val="0"/>
        <w:rPr/>
      </w:pPr>
      <w:r w:rsidDel="00000000" w:rsidR="00000000" w:rsidRPr="00000000">
        <w:rPr>
          <w:rtl w:val="0"/>
        </w:rPr>
      </w:r>
    </w:p>
    <w:p w:rsidR="00000000" w:rsidDel="00000000" w:rsidP="00000000" w:rsidRDefault="00000000" w:rsidRPr="00000000" w14:paraId="00000064">
      <w:pPr>
        <w:pageBreakBefore w:val="0"/>
        <w:rPr/>
      </w:pPr>
      <w:r w:rsidDel="00000000" w:rsidR="00000000" w:rsidRPr="00000000">
        <w:rPr>
          <w:rtl w:val="0"/>
        </w:rPr>
        <w:t xml:space="preserve">Pots trobar més informació de com fer servir Git amb Visual Studio Code a:</w:t>
      </w:r>
    </w:p>
    <w:p w:rsidR="00000000" w:rsidDel="00000000" w:rsidP="00000000" w:rsidRDefault="00000000" w:rsidRPr="00000000" w14:paraId="00000065">
      <w:pPr>
        <w:pageBreakBefore w:val="0"/>
        <w:numPr>
          <w:ilvl w:val="0"/>
          <w:numId w:val="6"/>
        </w:numPr>
        <w:spacing w:after="0" w:afterAutospacing="0"/>
        <w:ind w:left="1440" w:hanging="360"/>
        <w:rPr>
          <w:u w:val="none"/>
        </w:rPr>
      </w:pPr>
      <w:hyperlink r:id="rId17">
        <w:r w:rsidDel="00000000" w:rsidR="00000000" w:rsidRPr="00000000">
          <w:rPr>
            <w:color w:val="1155cc"/>
            <w:u w:val="single"/>
            <w:rtl w:val="0"/>
          </w:rPr>
          <w:t xml:space="preserve">https://code.visualstudio.com/docs/editor/versioncontrol</w:t>
        </w:r>
      </w:hyperlink>
      <w:r w:rsidDel="00000000" w:rsidR="00000000" w:rsidRPr="00000000">
        <w:rPr>
          <w:rtl w:val="0"/>
        </w:rPr>
      </w:r>
    </w:p>
    <w:p w:rsidR="00000000" w:rsidDel="00000000" w:rsidP="00000000" w:rsidRDefault="00000000" w:rsidRPr="00000000" w14:paraId="00000066">
      <w:pPr>
        <w:pageBreakBefore w:val="0"/>
        <w:numPr>
          <w:ilvl w:val="0"/>
          <w:numId w:val="6"/>
        </w:numPr>
        <w:spacing w:before="0" w:beforeAutospacing="0"/>
        <w:ind w:left="1440" w:hanging="360"/>
        <w:rPr>
          <w:u w:val="none"/>
        </w:rPr>
      </w:pPr>
      <w:r w:rsidDel="00000000" w:rsidR="00000000" w:rsidRPr="00000000">
        <w:rPr>
          <w:rtl w:val="0"/>
        </w:rPr>
        <w:t xml:space="preserve">http://www.mclibre.org/consultar/informatica/lecciones/vsc-git-repositorio.html </w:t>
      </w:r>
    </w:p>
    <w:p w:rsidR="00000000" w:rsidDel="00000000" w:rsidP="00000000" w:rsidRDefault="00000000" w:rsidRPr="00000000" w14:paraId="00000067">
      <w:pPr>
        <w:pageBreakBefore w:val="0"/>
        <w:rPr/>
      </w:pPr>
      <w:r w:rsidDel="00000000" w:rsidR="00000000" w:rsidRPr="00000000">
        <w:rPr>
          <w:rtl w:val="0"/>
        </w:rPr>
      </w:r>
    </w:p>
    <w:p w:rsidR="00000000" w:rsidDel="00000000" w:rsidP="00000000" w:rsidRDefault="00000000" w:rsidRPr="00000000" w14:paraId="00000068">
      <w:pPr>
        <w:pStyle w:val="Heading2"/>
        <w:pageBreakBefore w:val="0"/>
        <w:numPr>
          <w:ilvl w:val="1"/>
          <w:numId w:val="9"/>
        </w:numPr>
        <w:rPr>
          <w:color w:val="669966"/>
        </w:rPr>
      </w:pPr>
      <w:bookmarkStart w:colFirst="0" w:colLast="0" w:name="_sx01e9gaxowv" w:id="9"/>
      <w:bookmarkEnd w:id="9"/>
      <w:r w:rsidDel="00000000" w:rsidR="00000000" w:rsidRPr="00000000">
        <w:rPr>
          <w:rtl w:val="0"/>
        </w:rPr>
        <w:t xml:space="preserve">PyCharm</w:t>
      </w:r>
    </w:p>
    <w:p w:rsidR="00000000" w:rsidDel="00000000" w:rsidP="00000000" w:rsidRDefault="00000000" w:rsidRPr="00000000" w14:paraId="00000069">
      <w:pPr>
        <w:pageBreakBefore w:val="0"/>
        <w:rPr/>
      </w:pPr>
      <w:r w:rsidDel="00000000" w:rsidR="00000000" w:rsidRPr="00000000">
        <w:rPr>
          <w:rtl w:val="0"/>
        </w:rPr>
        <w:t xml:space="preserve">Un altre editor molt recomanat en Pycharm </w:t>
      </w:r>
      <w:hyperlink r:id="rId18">
        <w:r w:rsidDel="00000000" w:rsidR="00000000" w:rsidRPr="00000000">
          <w:rPr>
            <w:color w:val="1155cc"/>
            <w:u w:val="single"/>
            <w:rtl w:val="0"/>
          </w:rPr>
          <w:t xml:space="preserve">https://www.jetbrains.com/es-es/pycharm/</w:t>
        </w:r>
      </w:hyperlink>
      <w:r w:rsidDel="00000000" w:rsidR="00000000" w:rsidRPr="00000000">
        <w:rPr>
          <w:rtl w:val="0"/>
        </w:rPr>
        <w:t xml:space="preserve"> </w:t>
      </w:r>
    </w:p>
    <w:p w:rsidR="00000000" w:rsidDel="00000000" w:rsidP="00000000" w:rsidRDefault="00000000" w:rsidRPr="00000000" w14:paraId="0000006A">
      <w:pPr>
        <w:pageBreakBefore w:val="0"/>
        <w:rPr/>
      </w:pPr>
      <w:r w:rsidDel="00000000" w:rsidR="00000000" w:rsidRPr="00000000">
        <w:rPr>
          <w:rtl w:val="0"/>
        </w:rPr>
        <w:t xml:space="preserve">Per defecte no reconeix els elements del framework Odoo, però sí els del llenguatge Python.  </w:t>
      </w:r>
    </w:p>
    <w:p w:rsidR="00000000" w:rsidDel="00000000" w:rsidP="00000000" w:rsidRDefault="00000000" w:rsidRPr="00000000" w14:paraId="0000006B">
      <w:pPr>
        <w:pageBreakBefore w:val="0"/>
        <w:rPr/>
      </w:pPr>
      <w:r w:rsidDel="00000000" w:rsidR="00000000" w:rsidRPr="00000000">
        <w:rPr>
          <w:rtl w:val="0"/>
        </w:rPr>
        <w:t xml:space="preserve">Si volem facilitar el desenvolupament podem instal·lar l'extensió d’Odoo Pycharm Templates </w:t>
      </w:r>
      <w:hyperlink r:id="rId19">
        <w:r w:rsidDel="00000000" w:rsidR="00000000" w:rsidRPr="00000000">
          <w:rPr>
            <w:color w:val="1155cc"/>
            <w:u w:val="single"/>
            <w:rtl w:val="0"/>
          </w:rPr>
          <w:t xml:space="preserve">https://github.com/mohamedmagdy/odoo-pycharm-templates</w:t>
        </w:r>
      </w:hyperlink>
      <w:r w:rsidDel="00000000" w:rsidR="00000000" w:rsidRPr="00000000">
        <w:rPr>
          <w:rtl w:val="0"/>
        </w:rPr>
        <w:t xml:space="preserve"> .</w:t>
      </w:r>
    </w:p>
    <w:p w:rsidR="00000000" w:rsidDel="00000000" w:rsidP="00000000" w:rsidRDefault="00000000" w:rsidRPr="00000000" w14:paraId="0000006C">
      <w:pPr>
        <w:pageBreakBefore w:val="0"/>
        <w:rPr/>
      </w:pPr>
      <w:r w:rsidDel="00000000" w:rsidR="00000000" w:rsidRPr="00000000">
        <w:rPr>
          <w:rtl w:val="0"/>
        </w:rPr>
      </w:r>
    </w:p>
    <w:p w:rsidR="00000000" w:rsidDel="00000000" w:rsidP="00000000" w:rsidRDefault="00000000" w:rsidRPr="00000000" w14:paraId="0000006D">
      <w:pPr>
        <w:pStyle w:val="Heading2"/>
        <w:pageBreakBefore w:val="0"/>
        <w:numPr>
          <w:ilvl w:val="1"/>
          <w:numId w:val="9"/>
        </w:numPr>
        <w:rPr>
          <w:color w:val="669966"/>
        </w:rPr>
      </w:pPr>
      <w:bookmarkStart w:colFirst="0" w:colLast="0" w:name="_8s87y0tnw0d7" w:id="10"/>
      <w:bookmarkEnd w:id="10"/>
      <w:r w:rsidDel="00000000" w:rsidR="00000000" w:rsidRPr="00000000">
        <w:rPr>
          <w:rtl w:val="0"/>
        </w:rPr>
        <w:t xml:space="preserve">Control de versions usant Git + PyCharm</w:t>
      </w:r>
    </w:p>
    <w:p w:rsidR="00000000" w:rsidDel="00000000" w:rsidP="00000000" w:rsidRDefault="00000000" w:rsidRPr="00000000" w14:paraId="0000006E">
      <w:pPr>
        <w:pageBreakBefore w:val="0"/>
        <w:rPr/>
      </w:pPr>
      <w:r w:rsidDel="00000000" w:rsidR="00000000" w:rsidRPr="00000000">
        <w:rPr>
          <w:rtl w:val="0"/>
        </w:rPr>
        <w:t xml:space="preserve">PyCharm també permet l'ús d'un sistema de control de versions Git des del seu entorn. Podeu trobar informació de com utilitzar Git amb Pycharm a:</w:t>
      </w:r>
    </w:p>
    <w:p w:rsidR="00000000" w:rsidDel="00000000" w:rsidP="00000000" w:rsidRDefault="00000000" w:rsidRPr="00000000" w14:paraId="0000006F">
      <w:pPr>
        <w:pageBreakBefore w:val="0"/>
        <w:numPr>
          <w:ilvl w:val="0"/>
          <w:numId w:val="3"/>
        </w:numPr>
        <w:spacing w:after="0" w:afterAutospacing="0"/>
        <w:ind w:left="720" w:hanging="360"/>
        <w:rPr>
          <w:u w:val="none"/>
        </w:rPr>
      </w:pPr>
      <w:hyperlink r:id="rId20">
        <w:r w:rsidDel="00000000" w:rsidR="00000000" w:rsidRPr="00000000">
          <w:rPr>
            <w:color w:val="1155cc"/>
            <w:u w:val="single"/>
            <w:rtl w:val="0"/>
          </w:rPr>
          <w:t xml:space="preserve">https://programmerclick.com/article/169045515/</w:t>
        </w:r>
      </w:hyperlink>
      <w:r w:rsidDel="00000000" w:rsidR="00000000" w:rsidRPr="00000000">
        <w:rPr>
          <w:rtl w:val="0"/>
        </w:rPr>
      </w:r>
    </w:p>
    <w:p w:rsidR="00000000" w:rsidDel="00000000" w:rsidP="00000000" w:rsidRDefault="00000000" w:rsidRPr="00000000" w14:paraId="00000070">
      <w:pPr>
        <w:pageBreakBefore w:val="0"/>
        <w:numPr>
          <w:ilvl w:val="0"/>
          <w:numId w:val="3"/>
        </w:numPr>
        <w:spacing w:before="0" w:beforeAutospacing="0"/>
        <w:ind w:left="720" w:hanging="360"/>
        <w:rPr>
          <w:u w:val="none"/>
        </w:rPr>
      </w:pPr>
      <w:hyperlink r:id="rId21">
        <w:r w:rsidDel="00000000" w:rsidR="00000000" w:rsidRPr="00000000">
          <w:rPr>
            <w:color w:val="1155cc"/>
            <w:u w:val="single"/>
            <w:rtl w:val="0"/>
          </w:rPr>
          <w:t xml:space="preserve">https://www.jetbrains.com/help/pycharm/set-up-a-git-repository.html</w:t>
        </w:r>
      </w:hyperlink>
      <w:r w:rsidDel="00000000" w:rsidR="00000000" w:rsidRPr="00000000">
        <w:rPr>
          <w:rtl w:val="0"/>
        </w:rPr>
      </w:r>
    </w:p>
    <w:p w:rsidR="00000000" w:rsidDel="00000000" w:rsidP="00000000" w:rsidRDefault="00000000" w:rsidRPr="00000000" w14:paraId="00000071">
      <w:pPr>
        <w:pageBreakBefore w:val="0"/>
        <w:ind w:left="0" w:firstLine="0"/>
        <w:rPr/>
      </w:pPr>
      <w:r w:rsidDel="00000000" w:rsidR="00000000" w:rsidRPr="00000000">
        <w:rPr>
          <w:rtl w:val="0"/>
        </w:rPr>
      </w:r>
    </w:p>
    <w:p w:rsidR="00000000" w:rsidDel="00000000" w:rsidP="00000000" w:rsidRDefault="00000000" w:rsidRPr="00000000" w14:paraId="00000072">
      <w:pPr>
        <w:pageBreakBefore w:val="0"/>
        <w:rPr/>
      </w:pPr>
      <w:r w:rsidDel="00000000" w:rsidR="00000000" w:rsidRPr="00000000">
        <w:rPr>
          <w:rtl w:val="0"/>
        </w:rPr>
      </w:r>
    </w:p>
    <w:p w:rsidR="00000000" w:rsidDel="00000000" w:rsidP="00000000" w:rsidRDefault="00000000" w:rsidRPr="00000000" w14:paraId="00000073">
      <w:pPr>
        <w:pageBreakBefore w:val="0"/>
        <w:rPr/>
      </w:pPr>
      <w:r w:rsidDel="00000000" w:rsidR="00000000" w:rsidRPr="00000000">
        <w:rPr>
          <w:rtl w:val="0"/>
        </w:rPr>
      </w:r>
    </w:p>
    <w:p w:rsidR="00000000" w:rsidDel="00000000" w:rsidP="00000000" w:rsidRDefault="00000000" w:rsidRPr="00000000" w14:paraId="00000074">
      <w:pPr>
        <w:pStyle w:val="Heading1"/>
        <w:pageBreakBefore w:val="0"/>
        <w:numPr>
          <w:ilvl w:val="0"/>
          <w:numId w:val="9"/>
        </w:numPr>
        <w:ind w:left="432"/>
      </w:pPr>
      <w:bookmarkStart w:colFirst="0" w:colLast="0" w:name="_fclv6f6tkc7b" w:id="11"/>
      <w:bookmarkEnd w:id="11"/>
      <w:r w:rsidDel="00000000" w:rsidR="00000000" w:rsidRPr="00000000">
        <w:rPr>
          <w:rtl w:val="0"/>
        </w:rPr>
        <w:t xml:space="preserve">Activant el mode “desenvolupador” en Odoo 14</w:t>
      </w:r>
    </w:p>
    <w:p w:rsidR="00000000" w:rsidDel="00000000" w:rsidP="00000000" w:rsidRDefault="00000000" w:rsidRPr="00000000" w14:paraId="00000075">
      <w:pPr>
        <w:pageBreakBefore w:val="0"/>
        <w:rPr/>
      </w:pPr>
      <w:r w:rsidDel="00000000" w:rsidR="00000000" w:rsidRPr="00000000">
        <w:rPr>
          <w:rtl w:val="0"/>
        </w:rPr>
        <w:t xml:space="preserve">En aquesta URL de la guia de Odoo 14 s'expliquen les diferents vies existents per activar el mode desenvolupador. Aquesta manera ens permet depurar els nostres mòduls Odoo gràficament.</w:t>
      </w:r>
    </w:p>
    <w:p w:rsidR="00000000" w:rsidDel="00000000" w:rsidP="00000000" w:rsidRDefault="00000000" w:rsidRPr="00000000" w14:paraId="00000076">
      <w:pPr>
        <w:pageBreakBefore w:val="0"/>
        <w:rPr/>
      </w:pPr>
      <w:hyperlink r:id="rId22">
        <w:r w:rsidDel="00000000" w:rsidR="00000000" w:rsidRPr="00000000">
          <w:rPr>
            <w:color w:val="1155cc"/>
            <w:u w:val="single"/>
            <w:rtl w:val="0"/>
          </w:rPr>
          <w:t xml:space="preserve">https://www.odoo.com/documentation/14.0/es/applications/general/developer_mode.html</w:t>
        </w:r>
      </w:hyperlink>
      <w:r w:rsidDel="00000000" w:rsidR="00000000" w:rsidRPr="00000000">
        <w:rPr>
          <w:rtl w:val="0"/>
        </w:rPr>
      </w:r>
    </w:p>
    <w:p w:rsidR="00000000" w:rsidDel="00000000" w:rsidP="00000000" w:rsidRDefault="00000000" w:rsidRPr="00000000" w14:paraId="00000077">
      <w:pPr>
        <w:pageBreakBefore w:val="0"/>
        <w:rPr/>
      </w:pPr>
      <w:r w:rsidDel="00000000" w:rsidR="00000000" w:rsidRPr="00000000">
        <w:rPr>
          <w:rtl w:val="0"/>
        </w:rPr>
        <w:t xml:space="preserve">Qualsevol de les explicades (interfície Odoo, url, extensió navegador) és igualment vàlida per a aquesta fi, encara que si feu un desenvolupament exhaustiu és possible que la més còmoda sigui l'activació mitjançant una extensió de navegador.</w:t>
      </w:r>
    </w:p>
    <w:p w:rsidR="00000000" w:rsidDel="00000000" w:rsidP="00000000" w:rsidRDefault="00000000" w:rsidRPr="00000000" w14:paraId="00000078">
      <w:pPr>
        <w:pageBreakBefore w:val="0"/>
        <w:rPr/>
      </w:pPr>
      <w:r w:rsidDel="00000000" w:rsidR="00000000" w:rsidRPr="00000000">
        <w:rPr>
          <w:rtl w:val="0"/>
        </w:rPr>
      </w:r>
    </w:p>
    <w:p w:rsidR="00000000" w:rsidDel="00000000" w:rsidP="00000000" w:rsidRDefault="00000000" w:rsidRPr="00000000" w14:paraId="00000079">
      <w:pPr>
        <w:pageBreakBefore w:val="0"/>
        <w:rPr/>
      </w:pPr>
      <w:r w:rsidDel="00000000" w:rsidR="00000000" w:rsidRPr="00000000">
        <w:rPr>
          <w:rtl w:val="0"/>
        </w:rPr>
        <w:t xml:space="preserve">Podeu trobar l'extensió per:</w:t>
      </w:r>
    </w:p>
    <w:p w:rsidR="00000000" w:rsidDel="00000000" w:rsidP="00000000" w:rsidRDefault="00000000" w:rsidRPr="00000000" w14:paraId="0000007A">
      <w:pPr>
        <w:pageBreakBefore w:val="0"/>
        <w:numPr>
          <w:ilvl w:val="0"/>
          <w:numId w:val="11"/>
        </w:numPr>
        <w:spacing w:after="0" w:afterAutospacing="0"/>
        <w:ind w:left="720" w:hanging="360"/>
        <w:rPr>
          <w:u w:val="none"/>
        </w:rPr>
      </w:pPr>
      <w:r w:rsidDel="00000000" w:rsidR="00000000" w:rsidRPr="00000000">
        <w:rPr>
          <w:rtl w:val="0"/>
        </w:rPr>
        <w:t xml:space="preserve">Firefox: </w:t>
      </w:r>
      <w:hyperlink r:id="rId23">
        <w:r w:rsidDel="00000000" w:rsidR="00000000" w:rsidRPr="00000000">
          <w:rPr>
            <w:color w:val="1155cc"/>
            <w:u w:val="single"/>
            <w:rtl w:val="0"/>
          </w:rPr>
          <w:t xml:space="preserve">https://addons.mozilla.org/es/firefox/addon/odoo-debug/</w:t>
        </w:r>
      </w:hyperlink>
      <w:r w:rsidDel="00000000" w:rsidR="00000000" w:rsidRPr="00000000">
        <w:rPr>
          <w:rtl w:val="0"/>
        </w:rPr>
      </w:r>
    </w:p>
    <w:p w:rsidR="00000000" w:rsidDel="00000000" w:rsidP="00000000" w:rsidRDefault="00000000" w:rsidRPr="00000000" w14:paraId="0000007B">
      <w:pPr>
        <w:pageBreakBefore w:val="0"/>
        <w:numPr>
          <w:ilvl w:val="0"/>
          <w:numId w:val="11"/>
        </w:numPr>
        <w:spacing w:before="0" w:beforeAutospacing="0"/>
        <w:ind w:left="720" w:hanging="360"/>
        <w:rPr>
          <w:u w:val="none"/>
        </w:rPr>
      </w:pPr>
      <w:r w:rsidDel="00000000" w:rsidR="00000000" w:rsidRPr="00000000">
        <w:rPr>
          <w:rtl w:val="0"/>
        </w:rPr>
        <w:t xml:space="preserve">Chrome: </w:t>
      </w:r>
      <w:hyperlink r:id="rId24">
        <w:r w:rsidDel="00000000" w:rsidR="00000000" w:rsidRPr="00000000">
          <w:rPr>
            <w:color w:val="1155cc"/>
            <w:u w:val="single"/>
            <w:rtl w:val="0"/>
          </w:rPr>
          <w:t xml:space="preserve">https://chrome.google.com/webstore/detail/odoo-debug/hmdmhilocobgohohpdpolmibjklfgkbi? hl = es_PR</w:t>
        </w:r>
      </w:hyperlink>
      <w:r w:rsidDel="00000000" w:rsidR="00000000" w:rsidRPr="00000000">
        <w:rPr>
          <w:rtl w:val="0"/>
        </w:rPr>
      </w:r>
    </w:p>
    <w:p w:rsidR="00000000" w:rsidDel="00000000" w:rsidP="00000000" w:rsidRDefault="00000000" w:rsidRPr="00000000" w14:paraId="0000007C">
      <w:pPr>
        <w:pageBreakBefore w:val="0"/>
        <w:rPr/>
      </w:pPr>
      <w:r w:rsidDel="00000000" w:rsidR="00000000" w:rsidRPr="00000000">
        <w:rPr>
          <w:rtl w:val="0"/>
        </w:rPr>
      </w:r>
    </w:p>
    <w:p w:rsidR="00000000" w:rsidDel="00000000" w:rsidP="00000000" w:rsidRDefault="00000000" w:rsidRPr="00000000" w14:paraId="0000007D">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Fonts w:ascii="Pacifico" w:cs="Pacifico" w:eastAsia="Pacifico" w:hAnsi="Pacifico"/>
          <w:sz w:val="20"/>
          <w:szCs w:val="20"/>
          <w:rtl w:val="0"/>
        </w:rPr>
        <w:t xml:space="preserve">❕</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 </w:t>
      </w:r>
      <w:r w:rsidDel="00000000" w:rsidR="00000000" w:rsidRPr="00000000">
        <w:rPr>
          <w:rtl w:val="0"/>
        </w:rPr>
        <w:t xml:space="preserve">per activar el mode desenvolupador des de la interfície Odoo, s'ha d'haver instal·lat al menys un mòdul (per exemple, Vendes).</w:t>
      </w:r>
      <w:r w:rsidDel="00000000" w:rsidR="00000000" w:rsidRPr="00000000">
        <w:rPr>
          <w:rtl w:val="0"/>
        </w:rPr>
      </w:r>
    </w:p>
    <w:p w:rsidR="00000000" w:rsidDel="00000000" w:rsidP="00000000" w:rsidRDefault="00000000" w:rsidRPr="00000000" w14:paraId="0000007E">
      <w:pPr>
        <w:pStyle w:val="Heading1"/>
        <w:pageBreakBefore w:val="0"/>
        <w:numPr>
          <w:ilvl w:val="0"/>
          <w:numId w:val="9"/>
        </w:numPr>
        <w:ind w:left="432"/>
        <w:rPr>
          <w:smallCaps w:val="1"/>
          <w:color w:val="669966"/>
          <w:sz w:val="28"/>
          <w:szCs w:val="28"/>
        </w:rPr>
      </w:pPr>
      <w:bookmarkStart w:colFirst="0" w:colLast="0" w:name="_kf70q5qn8lwp" w:id="12"/>
      <w:bookmarkEnd w:id="12"/>
      <w:r w:rsidDel="00000000" w:rsidR="00000000" w:rsidRPr="00000000">
        <w:rPr>
          <w:rtl w:val="0"/>
        </w:rPr>
        <w:t xml:space="preserve">El nostre primer mòdul: "Hola món"</w:t>
      </w:r>
    </w:p>
    <w:p w:rsidR="00000000" w:rsidDel="00000000" w:rsidP="00000000" w:rsidRDefault="00000000" w:rsidRPr="00000000" w14:paraId="0000007F">
      <w:pPr>
        <w:pageBreakBefore w:val="0"/>
        <w:rPr/>
      </w:pPr>
      <w:r w:rsidDel="00000000" w:rsidR="00000000" w:rsidRPr="00000000">
        <w:rPr>
          <w:rtl w:val="0"/>
        </w:rPr>
        <w:t xml:space="preserve">Un mòdul d’Odoo serveix per ampliar les funcionalitats d'aquest sistema ERP i pot tenir molts propòsits diferents. </w:t>
      </w:r>
    </w:p>
    <w:p w:rsidR="00000000" w:rsidDel="00000000" w:rsidP="00000000" w:rsidRDefault="00000000" w:rsidRPr="00000000" w14:paraId="00000080">
      <w:pPr>
        <w:pageBreakBefore w:val="0"/>
        <w:rPr/>
      </w:pPr>
      <w:r w:rsidDel="00000000" w:rsidR="00000000" w:rsidRPr="00000000">
        <w:rPr>
          <w:rtl w:val="0"/>
        </w:rPr>
      </w:r>
    </w:p>
    <w:p w:rsidR="00000000" w:rsidDel="00000000" w:rsidP="00000000" w:rsidRDefault="00000000" w:rsidRPr="00000000" w14:paraId="00000081">
      <w:pPr>
        <w:pageBreakBefore w:val="0"/>
        <w:rPr/>
      </w:pPr>
      <w:r w:rsidDel="00000000" w:rsidR="00000000" w:rsidRPr="00000000">
        <w:rPr>
          <w:rtl w:val="0"/>
        </w:rPr>
        <w:t xml:space="preserve">Per a aquest exemple, crearem el mòdul més senzill que permet Odoo 14. Un mòdul que no fa absolutament res, excepte aparéixer a la llista de mòduls. La creació d'aquest mòdul té una fi completament didàctica i ens ajudarà a comprovar que el nostre sistema està configurat correctament per poder detectar i utilitzar els mòduls que desenvolupem.</w:t>
      </w:r>
    </w:p>
    <w:p w:rsidR="00000000" w:rsidDel="00000000" w:rsidP="00000000" w:rsidRDefault="00000000" w:rsidRPr="00000000" w14:paraId="00000082">
      <w:pPr>
        <w:pageBreakBefore w:val="0"/>
        <w:rPr/>
      </w:pPr>
      <w:r w:rsidDel="00000000" w:rsidR="00000000" w:rsidRPr="00000000">
        <w:rPr>
          <w:rtl w:val="0"/>
        </w:rPr>
      </w:r>
    </w:p>
    <w:p w:rsidR="00000000" w:rsidDel="00000000" w:rsidP="00000000" w:rsidRDefault="00000000" w:rsidRPr="00000000" w14:paraId="00000083">
      <w:pPr>
        <w:pageBreakBefore w:val="0"/>
        <w:rPr/>
      </w:pPr>
      <w:r w:rsidDel="00000000" w:rsidR="00000000" w:rsidRPr="00000000">
        <w:rPr>
          <w:rtl w:val="0"/>
        </w:rPr>
        <w:t xml:space="preserve">Per a aquest primer "Hola món", crearem una carpeta "Ejemplo01-HolaMundo" dins del directori que hàgem configurat per col·locar els nostres mòduls.</w:t>
      </w:r>
    </w:p>
    <w:p w:rsidR="00000000" w:rsidDel="00000000" w:rsidP="00000000" w:rsidRDefault="00000000" w:rsidRPr="00000000" w14:paraId="00000084">
      <w:pPr>
        <w:pageBreakBefore w:val="0"/>
        <w:rPr/>
      </w:pPr>
      <w:r w:rsidDel="00000000" w:rsidR="00000000" w:rsidRPr="00000000">
        <w:rPr>
          <w:rtl w:val="0"/>
        </w:rPr>
        <w:t xml:space="preserve">Aquesta carpeta contindrà dos fitxers:</w:t>
      </w:r>
    </w:p>
    <w:p w:rsidR="00000000" w:rsidDel="00000000" w:rsidP="00000000" w:rsidRDefault="00000000" w:rsidRPr="00000000" w14:paraId="00000085">
      <w:pPr>
        <w:pageBreakBefore w:val="0"/>
        <w:ind w:left="0" w:firstLine="0"/>
        <w:rPr>
          <w:b w:val="1"/>
        </w:rPr>
      </w:pPr>
      <w:r w:rsidDel="00000000" w:rsidR="00000000" w:rsidRPr="00000000">
        <w:rPr>
          <w:b w:val="1"/>
          <w:rtl w:val="0"/>
        </w:rPr>
        <w:t xml:space="preserve">a) Fitxer "__init__.py": </w:t>
      </w:r>
    </w:p>
    <w:p w:rsidR="00000000" w:rsidDel="00000000" w:rsidP="00000000" w:rsidRDefault="00000000" w:rsidRPr="00000000" w14:paraId="00000086">
      <w:pPr>
        <w:pageBreakBefore w:val="0"/>
        <w:ind w:left="0" w:firstLine="0"/>
        <w:rPr/>
      </w:pPr>
      <w:r w:rsidDel="00000000" w:rsidR="00000000" w:rsidRPr="00000000">
        <w:rPr>
          <w:rtl w:val="0"/>
        </w:rPr>
        <w:t xml:space="preserve">Aquest fitxer ha d'estar buit.</w:t>
      </w:r>
    </w:p>
    <w:p w:rsidR="00000000" w:rsidDel="00000000" w:rsidP="00000000" w:rsidRDefault="00000000" w:rsidRPr="00000000" w14:paraId="00000087">
      <w:pPr>
        <w:pageBreakBefore w:val="0"/>
        <w:ind w:left="0" w:firstLine="0"/>
        <w:rPr>
          <w:b w:val="1"/>
        </w:rPr>
      </w:pPr>
      <w:r w:rsidDel="00000000" w:rsidR="00000000" w:rsidRPr="00000000">
        <w:rPr>
          <w:b w:val="1"/>
          <w:rtl w:val="0"/>
        </w:rPr>
        <w:t xml:space="preserve">b) Fitxer "__manifest__.py":</w:t>
      </w:r>
    </w:p>
    <w:p w:rsidR="00000000" w:rsidDel="00000000" w:rsidP="00000000" w:rsidRDefault="00000000" w:rsidRPr="00000000" w14:paraId="00000088">
      <w:pPr>
        <w:pageBreakBefore w:val="0"/>
        <w:ind w:left="0" w:firstLine="0"/>
        <w:rPr/>
      </w:pPr>
      <w:r w:rsidDel="00000000" w:rsidR="00000000" w:rsidRPr="00000000">
        <w:rPr>
          <w:rtl w:val="0"/>
        </w:rPr>
        <w:t xml:space="preserve">Aquest fitxer contindrà el següent codi:</w:t>
      </w:r>
    </w:p>
    <w:p w:rsidR="00000000" w:rsidDel="00000000" w:rsidP="00000000" w:rsidRDefault="00000000" w:rsidRPr="00000000" w14:paraId="00000089">
      <w:pPr>
        <w:pageBreakBefore w:val="0"/>
        <w:ind w:left="0" w:firstLine="0"/>
        <w:rPr/>
      </w:pPr>
      <w:r w:rsidDel="00000000" w:rsidR="00000000" w:rsidRPr="00000000">
        <w:rPr>
          <w:rtl w:val="0"/>
        </w:rPr>
      </w:r>
    </w:p>
    <w:tbl>
      <w:tblPr>
        <w:tblStyle w:val="Table2"/>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8A">
            <w:pPr>
              <w:spacing w:after="0" w:before="0" w:line="276" w:lineRule="auto"/>
              <w:jc w:val="left"/>
              <w:rPr>
                <w:sz w:val="20"/>
                <w:szCs w:val="20"/>
              </w:rPr>
            </w:pPr>
            <w:r w:rsidDel="00000000" w:rsidR="00000000" w:rsidRPr="00000000">
              <w:rPr>
                <w:rFonts w:ascii="Consolas" w:cs="Consolas" w:eastAsia="Consolas" w:hAnsi="Consolas"/>
                <w:i w:val="1"/>
                <w:color w:val="999988"/>
                <w:sz w:val="20"/>
                <w:szCs w:val="20"/>
                <w:shd w:fill="f8f8f8" w:val="clear"/>
                <w:rtl w:val="0"/>
              </w:rPr>
              <w:t xml:space="preserve"># -*- coding: utf-8 -*-</w:t>
            </w:r>
            <w:r w:rsidDel="00000000" w:rsidR="00000000" w:rsidRPr="00000000">
              <w:rPr>
                <w:rFonts w:ascii="Consolas" w:cs="Consolas" w:eastAsia="Consolas" w:hAnsi="Consolas"/>
                <w:color w:val="333333"/>
                <w:sz w:val="20"/>
                <w:szCs w:val="20"/>
                <w:shd w:fill="f8f8f8" w:val="clear"/>
                <w:rtl w:val="0"/>
              </w:rPr>
              <w:br w:type="textWrapping"/>
              <w:t xml:space="preserve">{</w:t>
            </w:r>
            <w:r w:rsidDel="00000000" w:rsidR="00000000" w:rsidRPr="00000000">
              <w:rPr>
                <w:rFonts w:ascii="Consolas" w:cs="Consolas" w:eastAsia="Consolas" w:hAnsi="Consolas"/>
                <w:color w:val="dd1144"/>
                <w:sz w:val="20"/>
                <w:szCs w:val="20"/>
                <w:shd w:fill="f8f8f8" w:val="clear"/>
                <w:rtl w:val="0"/>
              </w:rPr>
              <w:t xml:space="preserve">'name'</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color w:val="dd1144"/>
                <w:sz w:val="20"/>
                <w:szCs w:val="20"/>
                <w:shd w:fill="f8f8f8" w:val="clear"/>
                <w:rtl w:val="0"/>
              </w:rPr>
              <w:t xml:space="preserve">'Ejemplo01-Hola mundo'</w:t>
            </w:r>
            <w:r w:rsidDel="00000000" w:rsidR="00000000" w:rsidRPr="00000000">
              <w:rPr>
                <w:rFonts w:ascii="Consolas" w:cs="Consolas" w:eastAsia="Consolas" w:hAnsi="Consolas"/>
                <w:color w:val="333333"/>
                <w:sz w:val="20"/>
                <w:szCs w:val="20"/>
                <w:shd w:fill="f8f8f8" w:val="clear"/>
                <w:rtl w:val="0"/>
              </w:rPr>
              <w:t xml:space="preserve">}</w:t>
            </w:r>
            <w:r w:rsidDel="00000000" w:rsidR="00000000" w:rsidRPr="00000000">
              <w:rPr>
                <w:rtl w:val="0"/>
              </w:rPr>
            </w:r>
          </w:p>
        </w:tc>
      </w:tr>
    </w:tbl>
    <w:p w:rsidR="00000000" w:rsidDel="00000000" w:rsidP="00000000" w:rsidRDefault="00000000" w:rsidRPr="00000000" w14:paraId="0000008B">
      <w:pPr>
        <w:pageBreakBefore w:val="0"/>
        <w:ind w:left="0" w:firstLine="0"/>
        <w:rPr/>
      </w:pPr>
      <w:r w:rsidDel="00000000" w:rsidR="00000000" w:rsidRPr="00000000">
        <w:rPr>
          <w:rtl w:val="0"/>
        </w:rPr>
      </w:r>
    </w:p>
    <w:p w:rsidR="00000000" w:rsidDel="00000000" w:rsidP="00000000" w:rsidRDefault="00000000" w:rsidRPr="00000000" w14:paraId="0000008C">
      <w:pPr>
        <w:pageBreakBefore w:val="0"/>
        <w:ind w:left="0" w:firstLine="0"/>
        <w:rPr/>
      </w:pPr>
      <w:r w:rsidDel="00000000" w:rsidR="00000000" w:rsidRPr="00000000">
        <w:rPr>
          <w:rtl w:val="0"/>
        </w:rPr>
      </w:r>
    </w:p>
    <w:p w:rsidR="00000000" w:rsidDel="00000000" w:rsidP="00000000" w:rsidRDefault="00000000" w:rsidRPr="00000000" w14:paraId="0000008D">
      <w:pPr>
        <w:pageBreakBefore w:val="0"/>
        <w:ind w:left="0" w:firstLine="0"/>
        <w:rPr/>
      </w:pPr>
      <w:r w:rsidDel="00000000" w:rsidR="00000000" w:rsidRPr="00000000">
        <w:rPr>
          <w:rtl w:val="0"/>
        </w:rPr>
        <w:t xml:space="preserve">Una vegada creada l'estructura, amb el "Mode desenvolupador" activat, podreu anar a la llista de mòduls i" Actualitzar la llista d'aplicacions "tal com s'observa en la imatge</w:t>
      </w:r>
    </w:p>
    <w:p w:rsidR="00000000" w:rsidDel="00000000" w:rsidP="00000000" w:rsidRDefault="00000000" w:rsidRPr="00000000" w14:paraId="0000008E">
      <w:pPr>
        <w:pageBreakBefore w:val="0"/>
        <w:ind w:left="0" w:firstLine="0"/>
        <w:rPr/>
      </w:pPr>
      <w:r w:rsidDel="00000000" w:rsidR="00000000" w:rsidRPr="00000000">
        <w:rPr/>
        <w:drawing>
          <wp:inline distB="114300" distT="114300" distL="114300" distR="114300">
            <wp:extent cx="6192210" cy="304800"/>
            <wp:effectExtent b="0" l="0" r="0" t="0"/>
            <wp:docPr id="1"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619221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pageBreakBefore w:val="0"/>
        <w:ind w:left="0" w:firstLine="0"/>
        <w:rPr/>
      </w:pPr>
      <w:r w:rsidDel="00000000" w:rsidR="00000000" w:rsidRPr="00000000">
        <w:rPr>
          <w:rtl w:val="0"/>
        </w:rPr>
        <w:t xml:space="preserve">Després d'això, eliminant els filtres de cerca per defecte i buscant" hola món ", podrem trobar el nostre mòdul. Si tot ha funcionat correctament, veurem alguna cosa similar a:</w:t>
      </w:r>
    </w:p>
    <w:p w:rsidR="00000000" w:rsidDel="00000000" w:rsidP="00000000" w:rsidRDefault="00000000" w:rsidRPr="00000000" w14:paraId="00000090">
      <w:pPr>
        <w:pageBreakBefore w:val="0"/>
        <w:ind w:left="0" w:firstLine="0"/>
        <w:rPr/>
      </w:pPr>
      <w:r w:rsidDel="00000000" w:rsidR="00000000" w:rsidRPr="00000000">
        <w:rPr/>
        <w:drawing>
          <wp:inline distB="114300" distT="114300" distL="114300" distR="114300">
            <wp:extent cx="6192210" cy="1549400"/>
            <wp:effectExtent b="0" l="0" r="0" t="0"/>
            <wp:docPr id="5"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619221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pageBreakBefore w:val="0"/>
        <w:ind w:left="0" w:firstLine="0"/>
        <w:rPr/>
      </w:pPr>
      <w:r w:rsidDel="00000000" w:rsidR="00000000" w:rsidRPr="00000000">
        <w:rPr>
          <w:rtl w:val="0"/>
        </w:rPr>
      </w:r>
    </w:p>
    <w:p w:rsidR="00000000" w:rsidDel="00000000" w:rsidP="00000000" w:rsidRDefault="00000000" w:rsidRPr="00000000" w14:paraId="00000092">
      <w:pPr>
        <w:pageBreakBefore w:val="0"/>
        <w:ind w:left="0" w:firstLine="0"/>
        <w:rPr/>
      </w:pPr>
      <w:r w:rsidDel="00000000" w:rsidR="00000000" w:rsidRPr="00000000">
        <w:rPr>
          <w:rtl w:val="0"/>
        </w:rPr>
        <w:t xml:space="preserve">Ara podrem instal·lar el nostre mòdul per provar-ho (tot i que aquest exemple no fa res).</w:t>
      </w:r>
    </w:p>
    <w:p w:rsidR="00000000" w:rsidDel="00000000" w:rsidP="00000000" w:rsidRDefault="00000000" w:rsidRPr="00000000" w14:paraId="00000093">
      <w:pPr>
        <w:pStyle w:val="Heading1"/>
        <w:pageBreakBefore w:val="0"/>
        <w:numPr>
          <w:ilvl w:val="0"/>
          <w:numId w:val="9"/>
        </w:numPr>
        <w:ind w:left="432"/>
        <w:rPr>
          <w:smallCaps w:val="1"/>
          <w:color w:val="669966"/>
          <w:sz w:val="28"/>
          <w:szCs w:val="28"/>
        </w:rPr>
      </w:pPr>
      <w:bookmarkStart w:colFirst="0" w:colLast="0" w:name="_si54turz2rs6" w:id="13"/>
      <w:bookmarkEnd w:id="13"/>
      <w:r w:rsidDel="00000000" w:rsidR="00000000" w:rsidRPr="00000000">
        <w:rPr>
          <w:rtl w:val="0"/>
        </w:rPr>
        <w:t xml:space="preserve">Creant mòduls en Odoo</w:t>
      </w:r>
    </w:p>
    <w:p w:rsidR="00000000" w:rsidDel="00000000" w:rsidP="00000000" w:rsidRDefault="00000000" w:rsidRPr="00000000" w14:paraId="00000094">
      <w:pPr>
        <w:pStyle w:val="Heading2"/>
        <w:pageBreakBefore w:val="0"/>
        <w:numPr>
          <w:ilvl w:val="1"/>
          <w:numId w:val="9"/>
        </w:numPr>
        <w:rPr/>
      </w:pPr>
      <w:bookmarkStart w:colFirst="0" w:colLast="0" w:name="_79dqzh3np21r" w:id="14"/>
      <w:bookmarkEnd w:id="14"/>
      <w:r w:rsidDel="00000000" w:rsidR="00000000" w:rsidRPr="00000000">
        <w:rPr>
          <w:rtl w:val="0"/>
        </w:rPr>
        <w:t xml:space="preserve">Creant mòduls amb "Odoo Scaffold"</w:t>
      </w:r>
    </w:p>
    <w:p w:rsidR="00000000" w:rsidDel="00000000" w:rsidP="00000000" w:rsidRDefault="00000000" w:rsidRPr="00000000" w14:paraId="00000095">
      <w:pPr>
        <w:pageBreakBefore w:val="0"/>
        <w:rPr/>
      </w:pPr>
      <w:r w:rsidDel="00000000" w:rsidR="00000000" w:rsidRPr="00000000">
        <w:rPr>
          <w:rtl w:val="0"/>
        </w:rPr>
        <w:t xml:space="preserve">Quan vam crear un mòdul, diguem que es converteix en una "aplicació" dins “d’una altra aplicació més gran" que és Odoo sent aquesta aplicació pràcticament independent de la resta d’Odoo. </w:t>
      </w:r>
    </w:p>
    <w:p w:rsidR="00000000" w:rsidDel="00000000" w:rsidP="00000000" w:rsidRDefault="00000000" w:rsidRPr="00000000" w14:paraId="00000096">
      <w:pPr>
        <w:pageBreakBefore w:val="0"/>
        <w:rPr/>
      </w:pPr>
      <w:r w:rsidDel="00000000" w:rsidR="00000000" w:rsidRPr="00000000">
        <w:rPr>
          <w:rtl w:val="0"/>
        </w:rPr>
      </w:r>
    </w:p>
    <w:p w:rsidR="00000000" w:rsidDel="00000000" w:rsidP="00000000" w:rsidRDefault="00000000" w:rsidRPr="00000000" w14:paraId="00000097">
      <w:pPr>
        <w:pageBreakBefore w:val="0"/>
        <w:rPr/>
      </w:pPr>
      <w:r w:rsidDel="00000000" w:rsidR="00000000" w:rsidRPr="00000000">
        <w:rPr>
          <w:rtl w:val="0"/>
        </w:rPr>
        <w:t xml:space="preserve">Els mòduls d’Odoo poden tenir moltes funcionalitats diferents. Anem a començar realitzant un tipus de mòdul fàcil d'entendre: un mòdul que cree nous models de dades (fitxers mestres) i permeta que s'observen aquests models a través d'un nou menú. </w:t>
      </w:r>
    </w:p>
    <w:p w:rsidR="00000000" w:rsidDel="00000000" w:rsidP="00000000" w:rsidRDefault="00000000" w:rsidRPr="00000000" w14:paraId="00000098">
      <w:pPr>
        <w:pageBreakBefore w:val="0"/>
        <w:rPr/>
      </w:pPr>
      <w:r w:rsidDel="00000000" w:rsidR="00000000" w:rsidRPr="00000000">
        <w:rPr>
          <w:rtl w:val="0"/>
        </w:rPr>
      </w:r>
    </w:p>
    <w:p w:rsidR="00000000" w:rsidDel="00000000" w:rsidP="00000000" w:rsidRDefault="00000000" w:rsidRPr="00000000" w14:paraId="00000099">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b w:val="1"/>
        </w:rPr>
      </w:pPr>
      <w:r w:rsidDel="00000000" w:rsidR="00000000" w:rsidRPr="00000000">
        <w:rPr>
          <w:b w:val="1"/>
          <w:sz w:val="20"/>
          <w:szCs w:val="20"/>
          <w:rtl w:val="0"/>
        </w:rPr>
        <w:t xml:space="preserve">💬</w:t>
      </w:r>
      <w:r w:rsidDel="00000000" w:rsidR="00000000" w:rsidRPr="00000000">
        <w:rPr>
          <w:b w:val="1"/>
          <w:rtl w:val="0"/>
        </w:rPr>
        <w:t xml:space="preserve"> Interessant: </w:t>
      </w:r>
      <w:r w:rsidDel="00000000" w:rsidR="00000000" w:rsidRPr="00000000">
        <w:rPr>
          <w:rtl w:val="0"/>
        </w:rPr>
        <w:t xml:space="preserve">una altra possibilitat més d'afegir models nous, és modificar models/vistes existents per afegir funcionalitats a les quals ja ofereix Odoo. Aquest tipus de mòduls serà tractat en la següent unitat didàctica mitjançant ús d'herència.</w:t>
      </w:r>
      <w:r w:rsidDel="00000000" w:rsidR="00000000" w:rsidRPr="00000000">
        <w:rPr>
          <w:rtl w:val="0"/>
        </w:rPr>
      </w:r>
    </w:p>
    <w:p w:rsidR="00000000" w:rsidDel="00000000" w:rsidP="00000000" w:rsidRDefault="00000000" w:rsidRPr="00000000" w14:paraId="0000009A">
      <w:pPr>
        <w:pageBreakBefore w:val="0"/>
        <w:rPr/>
      </w:pPr>
      <w:r w:rsidDel="00000000" w:rsidR="00000000" w:rsidRPr="00000000">
        <w:rPr>
          <w:rtl w:val="0"/>
        </w:rPr>
      </w:r>
    </w:p>
    <w:p w:rsidR="00000000" w:rsidDel="00000000" w:rsidP="00000000" w:rsidRDefault="00000000" w:rsidRPr="00000000" w14:paraId="0000009B">
      <w:pPr>
        <w:pageBreakBefore w:val="0"/>
        <w:rPr/>
      </w:pPr>
      <w:r w:rsidDel="00000000" w:rsidR="00000000" w:rsidRPr="00000000">
        <w:rPr>
          <w:rtl w:val="0"/>
        </w:rPr>
        <w:t xml:space="preserve">Un cop comprovat en punts anteriors que tenim a punt tot el necessari per a treballar amb Odoo, explicarem com desenvolupar el nostre primer mòdul amb funcionalitat utilitzant la comanda "Odoo Scaffold" i basant-nos en l'exemple i la informació descrita en </w:t>
      </w:r>
      <w:hyperlink r:id="rId27">
        <w:r w:rsidDel="00000000" w:rsidR="00000000" w:rsidRPr="00000000">
          <w:rPr>
            <w:color w:val="1155cc"/>
            <w:u w:val="single"/>
            <w:rtl w:val="0"/>
          </w:rPr>
          <w:t xml:space="preserve">https://www.odoo.com/documentation/14.0/es/administration/odoo_sh/getting_started/first_module.html</w:t>
        </w:r>
      </w:hyperlink>
      <w:r w:rsidDel="00000000" w:rsidR="00000000" w:rsidRPr="00000000">
        <w:rPr>
          <w:rtl w:val="0"/>
        </w:rPr>
      </w:r>
    </w:p>
    <w:p w:rsidR="00000000" w:rsidDel="00000000" w:rsidP="00000000" w:rsidRDefault="00000000" w:rsidRPr="00000000" w14:paraId="0000009C">
      <w:pPr>
        <w:pageBreakBefore w:val="0"/>
        <w:rPr/>
      </w:pPr>
      <w:r w:rsidDel="00000000" w:rsidR="00000000" w:rsidRPr="00000000">
        <w:rPr>
          <w:rtl w:val="0"/>
        </w:rPr>
      </w:r>
    </w:p>
    <w:p w:rsidR="00000000" w:rsidDel="00000000" w:rsidP="00000000" w:rsidRDefault="00000000" w:rsidRPr="00000000" w14:paraId="0000009D">
      <w:pPr>
        <w:pageBreakBefore w:val="0"/>
        <w:rPr/>
      </w:pPr>
      <w:r w:rsidDel="00000000" w:rsidR="00000000" w:rsidRPr="00000000">
        <w:rPr>
          <w:rtl w:val="0"/>
        </w:rPr>
      </w:r>
    </w:p>
    <w:p w:rsidR="00000000" w:rsidDel="00000000" w:rsidP="00000000" w:rsidRDefault="00000000" w:rsidRPr="00000000" w14:paraId="0000009E">
      <w:pPr>
        <w:pageBreakBefore w:val="0"/>
        <w:rPr/>
      </w:pPr>
      <w:r w:rsidDel="00000000" w:rsidR="00000000" w:rsidRPr="00000000">
        <w:rPr>
          <w:rtl w:val="0"/>
        </w:rPr>
      </w:r>
    </w:p>
    <w:p w:rsidR="00000000" w:rsidDel="00000000" w:rsidP="00000000" w:rsidRDefault="00000000" w:rsidRPr="00000000" w14:paraId="0000009F">
      <w:pPr>
        <w:pageBreakBefore w:val="0"/>
        <w:rPr/>
      </w:pPr>
      <w:r w:rsidDel="00000000" w:rsidR="00000000" w:rsidRPr="00000000">
        <w:rPr>
          <w:rtl w:val="0"/>
        </w:rPr>
      </w:r>
    </w:p>
    <w:p w:rsidR="00000000" w:rsidDel="00000000" w:rsidP="00000000" w:rsidRDefault="00000000" w:rsidRPr="00000000" w14:paraId="000000A0">
      <w:pPr>
        <w:pageBreakBefore w:val="0"/>
        <w:rPr/>
      </w:pPr>
      <w:r w:rsidDel="00000000" w:rsidR="00000000" w:rsidRPr="00000000">
        <w:rPr>
          <w:rtl w:val="0"/>
        </w:rPr>
      </w:r>
    </w:p>
    <w:p w:rsidR="00000000" w:rsidDel="00000000" w:rsidP="00000000" w:rsidRDefault="00000000" w:rsidRPr="00000000" w14:paraId="000000A1">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b w:val="1"/>
        </w:rPr>
      </w:pPr>
      <w:r w:rsidDel="00000000" w:rsidR="00000000" w:rsidRPr="00000000">
        <w:rPr>
          <w:b w:val="1"/>
          <w:sz w:val="20"/>
          <w:szCs w:val="20"/>
          <w:rtl w:val="0"/>
        </w:rPr>
        <w:t xml:space="preserve">📖 </w:t>
      </w:r>
      <w:r w:rsidDel="00000000" w:rsidR="00000000" w:rsidRPr="00000000">
        <w:rPr>
          <w:b w:val="1"/>
          <w:rtl w:val="0"/>
        </w:rPr>
        <w:t xml:space="preserve">Important: </w:t>
      </w:r>
      <w:r w:rsidDel="00000000" w:rsidR="00000000" w:rsidRPr="00000000">
        <w:rPr>
          <w:rtl w:val="0"/>
        </w:rPr>
        <w:t xml:space="preserve">si heu desplegat Odoo amb Docker, per a usar "Odoo scaffold” haureu d’usar-lo dins del contenidor. Podeu fer-ho amb una ordre semblant a</w:t>
      </w:r>
      <w:r w:rsidDel="00000000" w:rsidR="00000000" w:rsidRPr="00000000">
        <w:rPr>
          <w:b w:val="1"/>
          <w:i w:val="1"/>
          <w:rtl w:val="0"/>
        </w:rPr>
        <w:t xml:space="preserve">"docker exec -it IDCONTENEDOR /bin/bash</w:t>
      </w:r>
      <w:r w:rsidDel="00000000" w:rsidR="00000000" w:rsidRPr="00000000">
        <w:rPr>
          <w:rtl w:val="0"/>
        </w:rPr>
        <w:t xml:space="preserve">". Si ho heu fet amb Docker Compose, el comandament equivalent podria ser </w:t>
      </w:r>
      <w:r w:rsidDel="00000000" w:rsidR="00000000" w:rsidRPr="00000000">
        <w:rPr>
          <w:b w:val="1"/>
          <w:i w:val="1"/>
          <w:rtl w:val="0"/>
        </w:rPr>
        <w:t xml:space="preserve">"docker-compose exec web /bin/bash</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A2">
      <w:pPr>
        <w:pageBreakBefore w:val="0"/>
        <w:rPr/>
      </w:pPr>
      <w:r w:rsidDel="00000000" w:rsidR="00000000" w:rsidRPr="00000000">
        <w:rPr>
          <w:rtl w:val="0"/>
        </w:rPr>
        <w:t xml:space="preserve">Un cop tot llest, procedim a crear el nostre mòdul amb una estructura base per treballar fent servir "Odoo scaffold" amb una ordre semblant a:</w:t>
      </w:r>
    </w:p>
    <w:tbl>
      <w:tblPr>
        <w:tblStyle w:val="Table3"/>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Odoo scaffold lista_tareas /mnt/extra-addons/</w:t>
            </w:r>
            <w:r w:rsidDel="00000000" w:rsidR="00000000" w:rsidRPr="00000000">
              <w:rPr>
                <w:rtl w:val="0"/>
              </w:rPr>
            </w:r>
          </w:p>
        </w:tc>
      </w:tr>
    </w:tbl>
    <w:p w:rsidR="00000000" w:rsidDel="00000000" w:rsidP="00000000" w:rsidRDefault="00000000" w:rsidRPr="00000000" w14:paraId="000000A4">
      <w:pPr>
        <w:pageBreakBefore w:val="0"/>
        <w:rPr/>
      </w:pPr>
      <w:r w:rsidDel="00000000" w:rsidR="00000000" w:rsidRPr="00000000">
        <w:rPr>
          <w:rtl w:val="0"/>
        </w:rPr>
      </w:r>
    </w:p>
    <w:p w:rsidR="00000000" w:rsidDel="00000000" w:rsidP="00000000" w:rsidRDefault="00000000" w:rsidRPr="00000000" w14:paraId="000000A5">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 </w:t>
      </w:r>
      <w:r w:rsidDel="00000000" w:rsidR="00000000" w:rsidRPr="00000000">
        <w:rPr>
          <w:rtl w:val="0"/>
        </w:rPr>
        <w:t xml:space="preserve">el nom de la lliçó no ha de començar per nombre ni posseir el caràcter "-".</w:t>
      </w:r>
    </w:p>
    <w:p w:rsidR="00000000" w:rsidDel="00000000" w:rsidP="00000000" w:rsidRDefault="00000000" w:rsidRPr="00000000" w14:paraId="000000A6">
      <w:pPr>
        <w:pageBreakBefore w:val="0"/>
        <w:rPr/>
      </w:pPr>
      <w:r w:rsidDel="00000000" w:rsidR="00000000" w:rsidRPr="00000000">
        <w:rPr>
          <w:rtl w:val="0"/>
        </w:rPr>
        <w:t xml:space="preserve">Si tot ha anat bé, dins de la carpeta "/</w:t>
      </w:r>
      <w:r w:rsidDel="00000000" w:rsidR="00000000" w:rsidRPr="00000000">
        <w:rPr>
          <w:b w:val="1"/>
          <w:rtl w:val="0"/>
        </w:rPr>
        <w:t xml:space="preserve">mnt /</w:t>
      </w:r>
      <w:r w:rsidDel="00000000" w:rsidR="00000000" w:rsidRPr="00000000">
        <w:rPr>
          <w:rtl w:val="0"/>
        </w:rPr>
        <w:t xml:space="preserve">extra-addons"(o on l'hàgeu muntat si és un contenidor Docker), s'haurà creat una carpeta "lista_tareas".  </w:t>
      </w:r>
    </w:p>
    <w:p w:rsidR="00000000" w:rsidDel="00000000" w:rsidP="00000000" w:rsidRDefault="00000000" w:rsidRPr="00000000" w14:paraId="000000A7">
      <w:pPr>
        <w:pageBreakBefore w:val="0"/>
        <w:rPr/>
      </w:pPr>
      <w:r w:rsidDel="00000000" w:rsidR="00000000" w:rsidRPr="00000000">
        <w:rPr>
          <w:rtl w:val="0"/>
        </w:rPr>
        <w:t xml:space="preserve">Si esteu dins d'un contenidor Docker, és recomanable donar-li permisos complets per poder editar fàcilment fora del contenidor. Podeu fer-ho des de dins del contenidor amb:</w:t>
      </w:r>
    </w:p>
    <w:tbl>
      <w:tblPr>
        <w:tblStyle w:val="Table4"/>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chmod 777 -R /mnt/extra-addons/lista_tareas</w:t>
            </w:r>
            <w:r w:rsidDel="00000000" w:rsidR="00000000" w:rsidRPr="00000000">
              <w:rPr>
                <w:rtl w:val="0"/>
              </w:rPr>
            </w:r>
          </w:p>
        </w:tc>
      </w:tr>
    </w:tbl>
    <w:p w:rsidR="00000000" w:rsidDel="00000000" w:rsidP="00000000" w:rsidRDefault="00000000" w:rsidRPr="00000000" w14:paraId="000000A9">
      <w:pPr>
        <w:pageBreakBefore w:val="0"/>
        <w:rPr/>
      </w:pPr>
      <w:r w:rsidDel="00000000" w:rsidR="00000000" w:rsidRPr="00000000">
        <w:rPr>
          <w:rtl w:val="0"/>
        </w:rPr>
      </w:r>
    </w:p>
    <w:p w:rsidR="00000000" w:rsidDel="00000000" w:rsidP="00000000" w:rsidRDefault="00000000" w:rsidRPr="00000000" w14:paraId="000000AA">
      <w:pPr>
        <w:pageBreakBefore w:val="0"/>
        <w:rPr/>
      </w:pPr>
      <w:r w:rsidDel="00000000" w:rsidR="00000000" w:rsidRPr="00000000">
        <w:rPr>
          <w:rtl w:val="0"/>
        </w:rPr>
        <w:t xml:space="preserve">Si actualitzem el llistat de mòduls, traiem filtres i busquem "lista_tareas", podrem accedir-hi de forma similar a aquesta imatge:</w:t>
      </w:r>
    </w:p>
    <w:p w:rsidR="00000000" w:rsidDel="00000000" w:rsidP="00000000" w:rsidRDefault="00000000" w:rsidRPr="00000000" w14:paraId="000000AB">
      <w:pPr>
        <w:pageBreakBefore w:val="0"/>
        <w:jc w:val="center"/>
        <w:rPr/>
      </w:pPr>
      <w:r w:rsidDel="00000000" w:rsidR="00000000" w:rsidRPr="00000000">
        <w:rPr/>
        <w:drawing>
          <wp:inline distB="114300" distT="114300" distL="114300" distR="114300">
            <wp:extent cx="6194108" cy="1649422"/>
            <wp:effectExtent b="0" l="0" r="0" t="0"/>
            <wp:docPr id="4" name="image5.png"/>
            <a:graphic>
              <a:graphicData uri="http://schemas.openxmlformats.org/drawingml/2006/picture">
                <pic:pic>
                  <pic:nvPicPr>
                    <pic:cNvPr id="0" name="image5.png"/>
                    <pic:cNvPicPr preferRelativeResize="0"/>
                  </pic:nvPicPr>
                  <pic:blipFill>
                    <a:blip r:embed="rId28"/>
                    <a:srcRect b="0" l="0" r="0" t="0"/>
                    <a:stretch>
                      <a:fillRect/>
                    </a:stretch>
                  </pic:blipFill>
                  <pic:spPr>
                    <a:xfrm>
                      <a:off x="0" y="0"/>
                      <a:ext cx="6194108" cy="1649422"/>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pageBreakBefore w:val="0"/>
        <w:rPr/>
      </w:pPr>
      <w:r w:rsidDel="00000000" w:rsidR="00000000" w:rsidRPr="00000000">
        <w:rPr>
          <w:rtl w:val="0"/>
        </w:rPr>
      </w:r>
    </w:p>
    <w:p w:rsidR="00000000" w:rsidDel="00000000" w:rsidP="00000000" w:rsidRDefault="00000000" w:rsidRPr="00000000" w14:paraId="000000AD">
      <w:pPr>
        <w:pageBreakBefore w:val="0"/>
        <w:rPr/>
      </w:pPr>
      <w:r w:rsidDel="00000000" w:rsidR="00000000" w:rsidRPr="00000000">
        <w:rPr>
          <w:rtl w:val="0"/>
        </w:rPr>
        <w:t xml:space="preserve">Si volem utilitzar l'estructura de fitxers que ens creurà "Odoo scaffold" sense utilitzar aquesta comanda, la podem descarregar des de la següent adreça:</w:t>
      </w:r>
    </w:p>
    <w:p w:rsidR="00000000" w:rsidDel="00000000" w:rsidP="00000000" w:rsidRDefault="00000000" w:rsidRPr="00000000" w14:paraId="000000AE">
      <w:pPr>
        <w:pageBreakBefore w:val="0"/>
        <w:rPr/>
      </w:pPr>
      <w:hyperlink r:id="rId29">
        <w:r w:rsidDel="00000000" w:rsidR="00000000" w:rsidRPr="00000000">
          <w:rPr>
            <w:color w:val="1155cc"/>
            <w:u w:val="single"/>
            <w:rtl w:val="0"/>
          </w:rPr>
          <w:t xml:space="preserve">https://www.odoo.com/documentation/14.0/es/_downloads/f96f68bec504c20e8bba3be44cb435b2/my_module.zip</w:t>
        </w:r>
      </w:hyperlink>
      <w:r w:rsidDel="00000000" w:rsidR="00000000" w:rsidRPr="00000000">
        <w:rPr>
          <w:rtl w:val="0"/>
        </w:rPr>
      </w:r>
    </w:p>
    <w:p w:rsidR="00000000" w:rsidDel="00000000" w:rsidP="00000000" w:rsidRDefault="00000000" w:rsidRPr="00000000" w14:paraId="000000AF">
      <w:pPr>
        <w:pageBreakBefore w:val="0"/>
        <w:rPr/>
      </w:pPr>
      <w:r w:rsidDel="00000000" w:rsidR="00000000" w:rsidRPr="00000000">
        <w:rPr>
          <w:rtl w:val="0"/>
        </w:rPr>
      </w:r>
    </w:p>
    <w:p w:rsidR="00000000" w:rsidDel="00000000" w:rsidP="00000000" w:rsidRDefault="00000000" w:rsidRPr="00000000" w14:paraId="000000B0">
      <w:pPr>
        <w:pageBreakBefore w:val="0"/>
        <w:rPr/>
      </w:pPr>
      <w:r w:rsidDel="00000000" w:rsidR="00000000" w:rsidRPr="00000000">
        <w:rPr>
          <w:rtl w:val="0"/>
        </w:rPr>
        <w:t xml:space="preserve">El mòdul creat conté un codi d'exemple, però per defecte tot aquest codi està comentat. Si volem habilitar-lo, hem de des-comentar el contingut de tots els fitxers creats. </w:t>
      </w:r>
    </w:p>
    <w:p w:rsidR="00000000" w:rsidDel="00000000" w:rsidP="00000000" w:rsidRDefault="00000000" w:rsidRPr="00000000" w14:paraId="000000B1">
      <w:pPr>
        <w:pageBreakBefore w:val="0"/>
        <w:rPr/>
      </w:pPr>
      <w:r w:rsidDel="00000000" w:rsidR="00000000" w:rsidRPr="00000000">
        <w:rPr>
          <w:rtl w:val="0"/>
        </w:rPr>
      </w:r>
    </w:p>
    <w:p w:rsidR="00000000" w:rsidDel="00000000" w:rsidP="00000000" w:rsidRDefault="00000000" w:rsidRPr="00000000" w14:paraId="000000B2">
      <w:pPr>
        <w:pageBreakBefore w:val="0"/>
        <w:rPr/>
      </w:pPr>
      <w:r w:rsidDel="00000000" w:rsidR="00000000" w:rsidRPr="00000000">
        <w:rPr>
          <w:rtl w:val="0"/>
        </w:rPr>
      </w:r>
    </w:p>
    <w:p w:rsidR="00000000" w:rsidDel="00000000" w:rsidP="00000000" w:rsidRDefault="00000000" w:rsidRPr="00000000" w14:paraId="000000B3">
      <w:pPr>
        <w:pageBreakBefore w:val="0"/>
        <w:rPr/>
      </w:pPr>
      <w:r w:rsidDel="00000000" w:rsidR="00000000" w:rsidRPr="00000000">
        <w:rPr>
          <w:rtl w:val="0"/>
        </w:rPr>
      </w:r>
    </w:p>
    <w:p w:rsidR="00000000" w:rsidDel="00000000" w:rsidP="00000000" w:rsidRDefault="00000000" w:rsidRPr="00000000" w14:paraId="000000B4">
      <w:pPr>
        <w:pStyle w:val="Heading2"/>
        <w:pageBreakBefore w:val="0"/>
        <w:numPr>
          <w:ilvl w:val="1"/>
          <w:numId w:val="9"/>
        </w:numPr>
        <w:rPr>
          <w:color w:val="669966"/>
        </w:rPr>
      </w:pPr>
      <w:bookmarkStart w:colFirst="0" w:colLast="0" w:name="_ljkmitxt9824" w:id="15"/>
      <w:bookmarkEnd w:id="15"/>
      <w:r w:rsidDel="00000000" w:rsidR="00000000" w:rsidRPr="00000000">
        <w:rPr>
          <w:rtl w:val="0"/>
        </w:rPr>
        <w:t xml:space="preserve">Estructura d'un mòdul Odoo</w:t>
      </w:r>
    </w:p>
    <w:p w:rsidR="00000000" w:rsidDel="00000000" w:rsidP="00000000" w:rsidRDefault="00000000" w:rsidRPr="00000000" w14:paraId="000000B5">
      <w:pPr>
        <w:pageBreakBefore w:val="0"/>
        <w:rPr/>
      </w:pPr>
      <w:r w:rsidDel="00000000" w:rsidR="00000000" w:rsidRPr="00000000">
        <w:rPr>
          <w:rtl w:val="0"/>
        </w:rPr>
        <w:t xml:space="preserve">Com en qualsevol framework, els directoris on es programen mòduls tenen uns fitxers amb uns noms i extensions determinats. </w:t>
      </w:r>
    </w:p>
    <w:p w:rsidR="00000000" w:rsidDel="00000000" w:rsidP="00000000" w:rsidRDefault="00000000" w:rsidRPr="00000000" w14:paraId="000000B6">
      <w:pPr>
        <w:pageBreakBefore w:val="0"/>
        <w:rPr/>
      </w:pPr>
      <w:r w:rsidDel="00000000" w:rsidR="00000000" w:rsidRPr="00000000">
        <w:rPr>
          <w:rtl w:val="0"/>
        </w:rPr>
        <w:t xml:space="preserve">En el cas d’Odoo, tot comença amb un fitxer Python anomenat</w:t>
      </w:r>
      <w:r w:rsidDel="00000000" w:rsidR="00000000" w:rsidRPr="00000000">
        <w:rPr>
          <w:b w:val="1"/>
          <w:rtl w:val="0"/>
        </w:rPr>
        <w:t xml:space="preserve">"__manifest__.py"</w:t>
      </w:r>
      <w:r w:rsidDel="00000000" w:rsidR="00000000" w:rsidRPr="00000000">
        <w:rPr>
          <w:rtl w:val="0"/>
        </w:rPr>
        <w:t xml:space="preserve"> que conté la informació necessària per a interpretar tots els fitxers que conté el directori. Aquesta informació està emmagatzemada usant una estructura diccionari de Python.</w:t>
      </w:r>
    </w:p>
    <w:p w:rsidR="00000000" w:rsidDel="00000000" w:rsidP="00000000" w:rsidRDefault="00000000" w:rsidRPr="00000000" w14:paraId="000000B7">
      <w:pPr>
        <w:pageBreakBefore w:val="0"/>
        <w:rPr/>
      </w:pPr>
      <w:r w:rsidDel="00000000" w:rsidR="00000000" w:rsidRPr="00000000">
        <w:rPr>
          <w:rtl w:val="0"/>
        </w:rPr>
        <w:t xml:space="preserve">A més, com en qualsevol paquet de Python, el directori conté un fitxer</w:t>
      </w:r>
      <w:r w:rsidDel="00000000" w:rsidR="00000000" w:rsidRPr="00000000">
        <w:rPr>
          <w:b w:val="1"/>
          <w:rtl w:val="0"/>
        </w:rPr>
        <w:t xml:space="preserve">"__init__.py". </w:t>
      </w:r>
      <w:r w:rsidDel="00000000" w:rsidR="00000000" w:rsidRPr="00000000">
        <w:rPr>
          <w:rtl w:val="0"/>
        </w:rPr>
        <w:t xml:space="preserve">Aquest té el nom dels fitxers Python o directoris que contenen la lògica de la lliçó.</w:t>
      </w:r>
    </w:p>
    <w:p w:rsidR="00000000" w:rsidDel="00000000" w:rsidP="00000000" w:rsidRDefault="00000000" w:rsidRPr="00000000" w14:paraId="000000B8">
      <w:pPr>
        <w:pageBreakBefore w:val="0"/>
        <w:rPr/>
      </w:pPr>
      <w:r w:rsidDel="00000000" w:rsidR="00000000" w:rsidRPr="00000000">
        <w:rPr>
          <w:rtl w:val="0"/>
        </w:rPr>
        <w:t xml:space="preserve">Els subdirectoris amb fitxers Python de l'estructura creada amb "Odoo scaffold" també tindran el seu propi fitxer"__init__.py".</w:t>
      </w:r>
    </w:p>
    <w:p w:rsidR="00000000" w:rsidDel="00000000" w:rsidP="00000000" w:rsidRDefault="00000000" w:rsidRPr="00000000" w14:paraId="000000B9">
      <w:pPr>
        <w:pageBreakBefore w:val="0"/>
        <w:rPr/>
      </w:pPr>
      <w:r w:rsidDel="00000000" w:rsidR="00000000" w:rsidRPr="00000000">
        <w:rPr>
          <w:rtl w:val="0"/>
        </w:rPr>
      </w:r>
    </w:p>
    <w:p w:rsidR="00000000" w:rsidDel="00000000" w:rsidP="00000000" w:rsidRDefault="00000000" w:rsidRPr="00000000" w14:paraId="000000BA">
      <w:pPr>
        <w:pageBreakBefore w:val="0"/>
        <w:rPr/>
      </w:pPr>
      <w:r w:rsidDel="00000000" w:rsidR="00000000" w:rsidRPr="00000000">
        <w:rPr>
          <w:rtl w:val="0"/>
        </w:rPr>
        <w:t xml:space="preserve">Internament, la carpeta creada amb "Odoo scaffold" té el següent contingut:</w:t>
      </w:r>
    </w:p>
    <w:p w:rsidR="00000000" w:rsidDel="00000000" w:rsidP="00000000" w:rsidRDefault="00000000" w:rsidRPr="00000000" w14:paraId="000000BB">
      <w:pPr>
        <w:pageBreakBefore w:val="0"/>
        <w:rPr/>
      </w:pPr>
      <w:r w:rsidDel="00000000" w:rsidR="00000000" w:rsidRPr="00000000">
        <w:rPr/>
        <w:drawing>
          <wp:inline distB="114300" distT="114300" distL="114300" distR="114300">
            <wp:extent cx="2559368" cy="2938108"/>
            <wp:effectExtent b="0" l="0" r="0" t="0"/>
            <wp:docPr id="2" name="image2.png"/>
            <a:graphic>
              <a:graphicData uri="http://schemas.openxmlformats.org/drawingml/2006/picture">
                <pic:pic>
                  <pic:nvPicPr>
                    <pic:cNvPr id="0" name="image2.png"/>
                    <pic:cNvPicPr preferRelativeResize="0"/>
                  </pic:nvPicPr>
                  <pic:blipFill>
                    <a:blip r:embed="rId30"/>
                    <a:srcRect b="0" l="0" r="0" t="0"/>
                    <a:stretch>
                      <a:fillRect/>
                    </a:stretch>
                  </pic:blipFill>
                  <pic:spPr>
                    <a:xfrm>
                      <a:off x="0" y="0"/>
                      <a:ext cx="2559368" cy="2938108"/>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pageBreakBefore w:val="0"/>
        <w:rPr/>
      </w:pPr>
      <w:r w:rsidDel="00000000" w:rsidR="00000000" w:rsidRPr="00000000">
        <w:rPr>
          <w:rtl w:val="0"/>
        </w:rPr>
      </w:r>
    </w:p>
    <w:p w:rsidR="00000000" w:rsidDel="00000000" w:rsidP="00000000" w:rsidRDefault="00000000" w:rsidRPr="00000000" w14:paraId="000000BD">
      <w:pPr>
        <w:pageBreakBefore w:val="0"/>
        <w:rPr/>
      </w:pPr>
      <w:r w:rsidDel="00000000" w:rsidR="00000000" w:rsidRPr="00000000">
        <w:rPr>
          <w:rtl w:val="0"/>
        </w:rPr>
        <w:t xml:space="preserve">Anem a fer una breu explicació de cada un dels fitxers generats:</w:t>
      </w:r>
    </w:p>
    <w:p w:rsidR="00000000" w:rsidDel="00000000" w:rsidP="00000000" w:rsidRDefault="00000000" w:rsidRPr="00000000" w14:paraId="000000BE">
      <w:pPr>
        <w:pageBreakBefore w:val="0"/>
        <w:numPr>
          <w:ilvl w:val="0"/>
          <w:numId w:val="8"/>
        </w:numPr>
        <w:spacing w:after="0" w:afterAutospacing="0"/>
        <w:ind w:left="720" w:hanging="360"/>
      </w:pPr>
      <w:r w:rsidDel="00000000" w:rsidR="00000000" w:rsidRPr="00000000">
        <w:rPr>
          <w:b w:val="1"/>
          <w:rtl w:val="0"/>
        </w:rPr>
        <w:t xml:space="preserve">"models/models.py"</w:t>
      </w:r>
      <w:r w:rsidDel="00000000" w:rsidR="00000000" w:rsidRPr="00000000">
        <w:rPr>
          <w:rtl w:val="0"/>
        </w:rPr>
        <w:t xml:space="preserve">: defineix un exemple del model de dades i els seus camps.</w:t>
      </w:r>
    </w:p>
    <w:p w:rsidR="00000000" w:rsidDel="00000000" w:rsidP="00000000" w:rsidRDefault="00000000" w:rsidRPr="00000000" w14:paraId="000000BF">
      <w:pPr>
        <w:pageBreakBefore w:val="0"/>
        <w:numPr>
          <w:ilvl w:val="0"/>
          <w:numId w:val="8"/>
        </w:numPr>
        <w:spacing w:after="0" w:afterAutospacing="0" w:before="0" w:beforeAutospacing="0"/>
        <w:ind w:left="720" w:hanging="360"/>
      </w:pPr>
      <w:r w:rsidDel="00000000" w:rsidR="00000000" w:rsidRPr="00000000">
        <w:rPr>
          <w:rtl w:val="0"/>
        </w:rPr>
        <w:t xml:space="preserve">"</w:t>
      </w:r>
      <w:r w:rsidDel="00000000" w:rsidR="00000000" w:rsidRPr="00000000">
        <w:rPr>
          <w:b w:val="1"/>
          <w:rtl w:val="0"/>
        </w:rPr>
        <w:t xml:space="preserve">Views/views.xml"</w:t>
      </w:r>
      <w:r w:rsidDel="00000000" w:rsidR="00000000" w:rsidRPr="00000000">
        <w:rPr>
          <w:rtl w:val="0"/>
        </w:rPr>
        <w:t xml:space="preserve">: descriu les vistes del nostre mòdul (formulari, arbre, menús, etc.).</w:t>
      </w:r>
    </w:p>
    <w:p w:rsidR="00000000" w:rsidDel="00000000" w:rsidP="00000000" w:rsidRDefault="00000000" w:rsidRPr="00000000" w14:paraId="000000C0">
      <w:pPr>
        <w:pageBreakBefore w:val="0"/>
        <w:numPr>
          <w:ilvl w:val="0"/>
          <w:numId w:val="8"/>
        </w:numPr>
        <w:spacing w:after="0" w:afterAutospacing="0" w:before="0" w:beforeAutospacing="0"/>
        <w:ind w:left="720" w:hanging="360"/>
      </w:pPr>
      <w:r w:rsidDel="00000000" w:rsidR="00000000" w:rsidRPr="00000000">
        <w:rPr>
          <w:b w:val="1"/>
          <w:rtl w:val="0"/>
        </w:rPr>
        <w:t xml:space="preserve">"Demo/demo.xml"</w:t>
      </w:r>
      <w:r w:rsidDel="00000000" w:rsidR="00000000" w:rsidRPr="00000000">
        <w:rPr>
          <w:rtl w:val="0"/>
        </w:rPr>
        <w:t xml:space="preserve">: inclou dades "demo" per l'exemple proposat de model.</w:t>
      </w:r>
    </w:p>
    <w:p w:rsidR="00000000" w:rsidDel="00000000" w:rsidP="00000000" w:rsidRDefault="00000000" w:rsidRPr="00000000" w14:paraId="000000C1">
      <w:pPr>
        <w:pageBreakBefore w:val="0"/>
        <w:numPr>
          <w:ilvl w:val="0"/>
          <w:numId w:val="8"/>
        </w:numPr>
        <w:spacing w:after="0" w:afterAutospacing="0" w:before="0" w:beforeAutospacing="0"/>
        <w:ind w:left="720" w:hanging="360"/>
      </w:pPr>
      <w:r w:rsidDel="00000000" w:rsidR="00000000" w:rsidRPr="00000000">
        <w:rPr>
          <w:b w:val="1"/>
          <w:rtl w:val="0"/>
        </w:rPr>
        <w:t xml:space="preserve">"Controllers/controllers.py"</w:t>
      </w:r>
      <w:r w:rsidDel="00000000" w:rsidR="00000000" w:rsidRPr="00000000">
        <w:rPr>
          <w:rtl w:val="0"/>
        </w:rPr>
        <w:t xml:space="preserve">: conté un exemple de controlador de rutes, implementant algunes rutes.</w:t>
      </w:r>
    </w:p>
    <w:p w:rsidR="00000000" w:rsidDel="00000000" w:rsidP="00000000" w:rsidRDefault="00000000" w:rsidRPr="00000000" w14:paraId="000000C2">
      <w:pPr>
        <w:pageBreakBefore w:val="0"/>
        <w:numPr>
          <w:ilvl w:val="0"/>
          <w:numId w:val="8"/>
        </w:numPr>
        <w:spacing w:after="0" w:afterAutospacing="0" w:before="0" w:beforeAutospacing="0"/>
        <w:ind w:left="720" w:hanging="360"/>
      </w:pPr>
      <w:r w:rsidDel="00000000" w:rsidR="00000000" w:rsidRPr="00000000">
        <w:rPr>
          <w:b w:val="1"/>
          <w:rtl w:val="0"/>
        </w:rPr>
        <w:t xml:space="preserve">"Views/templates.xml"</w:t>
      </w:r>
      <w:r w:rsidDel="00000000" w:rsidR="00000000" w:rsidRPr="00000000">
        <w:rPr>
          <w:rtl w:val="0"/>
        </w:rPr>
        <w:t xml:space="preserve">: conté dos exemples de vistes "qweb" usat pel controlador de rutes.</w:t>
      </w:r>
    </w:p>
    <w:p w:rsidR="00000000" w:rsidDel="00000000" w:rsidP="00000000" w:rsidRDefault="00000000" w:rsidRPr="00000000" w14:paraId="000000C3">
      <w:pPr>
        <w:pageBreakBefore w:val="0"/>
        <w:numPr>
          <w:ilvl w:val="0"/>
          <w:numId w:val="8"/>
        </w:numPr>
        <w:spacing w:before="0" w:beforeAutospacing="0"/>
        <w:ind w:left="720" w:hanging="360"/>
      </w:pPr>
      <w:r w:rsidDel="00000000" w:rsidR="00000000" w:rsidRPr="00000000">
        <w:rPr>
          <w:b w:val="1"/>
          <w:rtl w:val="0"/>
        </w:rPr>
        <w:t xml:space="preserve">"__Manifest__.py": </w:t>
      </w:r>
      <w:r w:rsidDel="00000000" w:rsidR="00000000" w:rsidRPr="00000000">
        <w:rPr>
          <w:rtl w:val="0"/>
        </w:rPr>
        <w:t xml:space="preserve">és el manifest de la lliçó. Inclou informació com el títol, descripció, així com fitxers a carregar. En l'exemple s'ha de des-comentar la línia que conté la llista de control d'accés al fitxer </w:t>
      </w:r>
      <w:r w:rsidDel="00000000" w:rsidR="00000000" w:rsidRPr="00000000">
        <w:rPr>
          <w:b w:val="1"/>
          <w:i w:val="1"/>
          <w:rtl w:val="0"/>
        </w:rPr>
        <w:t xml:space="preserve">'security/ir.model.access.csv'</w:t>
      </w:r>
      <w:r w:rsidDel="00000000" w:rsidR="00000000" w:rsidRPr="00000000">
        <w:rPr>
          <w:rtl w:val="0"/>
        </w:rPr>
        <w:t xml:space="preserve">. </w:t>
      </w:r>
    </w:p>
    <w:p w:rsidR="00000000" w:rsidDel="00000000" w:rsidP="00000000" w:rsidRDefault="00000000" w:rsidRPr="00000000" w14:paraId="000000C4">
      <w:pPr>
        <w:pageBreakBefore w:val="0"/>
        <w:rPr/>
      </w:pPr>
      <w:r w:rsidDel="00000000" w:rsidR="00000000" w:rsidRPr="00000000">
        <w:rPr>
          <w:rtl w:val="0"/>
        </w:rPr>
      </w:r>
    </w:p>
    <w:p w:rsidR="00000000" w:rsidDel="00000000" w:rsidP="00000000" w:rsidRDefault="00000000" w:rsidRPr="00000000" w14:paraId="000000C5">
      <w:pPr>
        <w:pageBreakBefore w:val="0"/>
        <w:rPr/>
      </w:pPr>
      <w:r w:rsidDel="00000000" w:rsidR="00000000" w:rsidRPr="00000000">
        <w:rPr>
          <w:rtl w:val="0"/>
        </w:rPr>
      </w:r>
    </w:p>
    <w:p w:rsidR="00000000" w:rsidDel="00000000" w:rsidP="00000000" w:rsidRDefault="00000000" w:rsidRPr="00000000" w14:paraId="000000C6">
      <w:pPr>
        <w:pageBreakBefore w:val="0"/>
        <w:rPr/>
      </w:pPr>
      <w:r w:rsidDel="00000000" w:rsidR="00000000" w:rsidRPr="00000000">
        <w:rPr>
          <w:rtl w:val="0"/>
        </w:rPr>
      </w:r>
    </w:p>
    <w:p w:rsidR="00000000" w:rsidDel="00000000" w:rsidP="00000000" w:rsidRDefault="00000000" w:rsidRPr="00000000" w14:paraId="000000C7">
      <w:pPr>
        <w:pStyle w:val="Heading2"/>
        <w:pageBreakBefore w:val="0"/>
        <w:numPr>
          <w:ilvl w:val="1"/>
          <w:numId w:val="9"/>
        </w:numPr>
        <w:rPr>
          <w:color w:val="669966"/>
        </w:rPr>
      </w:pPr>
      <w:bookmarkStart w:colFirst="0" w:colLast="0" w:name="_tl64qrx025xl" w:id="16"/>
      <w:bookmarkEnd w:id="16"/>
      <w:r w:rsidDel="00000000" w:rsidR="00000000" w:rsidRPr="00000000">
        <w:rPr>
          <w:rtl w:val="0"/>
        </w:rPr>
        <w:t xml:space="preserve">Mòduls en producció</w:t>
      </w:r>
    </w:p>
    <w:p w:rsidR="00000000" w:rsidDel="00000000" w:rsidP="00000000" w:rsidRDefault="00000000" w:rsidRPr="00000000" w14:paraId="000000C8">
      <w:pPr>
        <w:pageBreakBefore w:val="0"/>
        <w:rPr/>
      </w:pPr>
      <w:r w:rsidDel="00000000" w:rsidR="00000000" w:rsidRPr="00000000">
        <w:rPr>
          <w:rtl w:val="0"/>
        </w:rPr>
        <w:t xml:space="preserve">En aquest apartat comentem com funcionen els mòduls quan estem treballant en producció. Quan instal·lem o actualitzem un mòdul de Odoo, el manifest indica a l'actualitzador on són els fitxers de dades i altres paràmetres per  actualitzar la base de dades.</w:t>
      </w:r>
    </w:p>
    <w:p w:rsidR="00000000" w:rsidDel="00000000" w:rsidP="00000000" w:rsidRDefault="00000000" w:rsidRPr="00000000" w14:paraId="000000C9">
      <w:pPr>
        <w:pageBreakBefore w:val="0"/>
        <w:ind w:left="0" w:firstLine="0"/>
        <w:rPr/>
      </w:pPr>
      <w:r w:rsidDel="00000000" w:rsidR="00000000" w:rsidRPr="00000000">
        <w:rPr>
          <w:rtl w:val="0"/>
        </w:rPr>
      </w:r>
    </w:p>
    <w:p w:rsidR="00000000" w:rsidDel="00000000" w:rsidP="00000000" w:rsidRDefault="00000000" w:rsidRPr="00000000" w14:paraId="000000CA">
      <w:pPr>
        <w:pageBreakBefore w:val="0"/>
        <w:ind w:left="0" w:firstLine="0"/>
        <w:rPr/>
      </w:pPr>
      <w:r w:rsidDel="00000000" w:rsidR="00000000" w:rsidRPr="00000000">
        <w:rPr>
          <w:rtl w:val="0"/>
        </w:rPr>
        <w:t xml:space="preserve">Odoo té una manera de funcionar "data-driven" (dirigit per dades) i quan instal·lem un mòdul, les vistes, dades, etc. (els .xml) s'emmagatzemen a la base de dades. L'actualització de la base de dades amb dades, vistes, etc. només es fa </w:t>
      </w:r>
      <w:r w:rsidDel="00000000" w:rsidR="00000000" w:rsidRPr="00000000">
        <w:rPr>
          <w:b w:val="1"/>
          <w:rtl w:val="0"/>
        </w:rPr>
        <w:t xml:space="preserve">en instal·lar o actualitzar el mòdul</w:t>
      </w:r>
      <w:r w:rsidDel="00000000" w:rsidR="00000000" w:rsidRPr="00000000">
        <w:rPr>
          <w:rtl w:val="0"/>
        </w:rPr>
        <w:t xml:space="preserve">. Així que encara que canviem una vista en un fitxer XML, no es veurà el canvi si no actualitzem el mòdul Odoo (ni tan sols reiniciant el servei Odoo).</w:t>
      </w:r>
    </w:p>
    <w:p w:rsidR="00000000" w:rsidDel="00000000" w:rsidP="00000000" w:rsidRDefault="00000000" w:rsidRPr="00000000" w14:paraId="000000CB">
      <w:pPr>
        <w:pageBreakBefore w:val="0"/>
        <w:ind w:left="0" w:firstLine="0"/>
        <w:rPr/>
      </w:pPr>
      <w:r w:rsidDel="00000000" w:rsidR="00000000" w:rsidRPr="00000000">
        <w:rPr>
          <w:rtl w:val="0"/>
        </w:rPr>
      </w:r>
    </w:p>
    <w:p w:rsidR="00000000" w:rsidDel="00000000" w:rsidP="00000000" w:rsidRDefault="00000000" w:rsidRPr="00000000" w14:paraId="000000CC">
      <w:pPr>
        <w:pageBreakBefore w:val="0"/>
        <w:ind w:left="0" w:firstLine="0"/>
        <w:rPr/>
      </w:pPr>
      <w:r w:rsidDel="00000000" w:rsidR="00000000" w:rsidRPr="00000000">
        <w:rPr>
          <w:rtl w:val="0"/>
        </w:rPr>
        <w:t xml:space="preserve">Els fitxers Python d'un mòdul són carregats de nou cada vegada que s'inicia el servei Odoo. Pel que si canviem alguna cosa en ells, tenim dues opcions per observar els canvis: recarregar el mòdul o reiniciar el servei Odoo (si necessitat d'actualitzar el mòdul).</w:t>
      </w:r>
    </w:p>
    <w:p w:rsidR="00000000" w:rsidDel="00000000" w:rsidP="00000000" w:rsidRDefault="00000000" w:rsidRPr="00000000" w14:paraId="000000CD">
      <w:pPr>
        <w:pageBreakBefore w:val="0"/>
        <w:ind w:left="0" w:firstLine="0"/>
        <w:rPr/>
      </w:pPr>
      <w:r w:rsidDel="00000000" w:rsidR="00000000" w:rsidRPr="00000000">
        <w:rPr>
          <w:rtl w:val="0"/>
        </w:rPr>
      </w:r>
    </w:p>
    <w:p w:rsidR="00000000" w:rsidDel="00000000" w:rsidP="00000000" w:rsidRDefault="00000000" w:rsidRPr="00000000" w14:paraId="000000CE">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 </w:t>
      </w:r>
      <w:r w:rsidDel="00000000" w:rsidR="00000000" w:rsidRPr="00000000">
        <w:rPr>
          <w:rtl w:val="0"/>
        </w:rPr>
        <w:t xml:space="preserve">si esteu utilitzant "Docker" podeu reiniciar el servei simplement reiniciant el contenidor </w:t>
      </w:r>
      <w:r w:rsidDel="00000000" w:rsidR="00000000" w:rsidRPr="00000000">
        <w:rPr>
          <w:b w:val="1"/>
          <w:i w:val="1"/>
          <w:rtl w:val="0"/>
        </w:rPr>
        <w:t xml:space="preserve">"docker restart IDCONTENEDOR</w:t>
      </w:r>
      <w:r w:rsidDel="00000000" w:rsidR="00000000" w:rsidRPr="00000000">
        <w:rPr>
          <w:rtl w:val="0"/>
        </w:rPr>
        <w:t xml:space="preserve">". En el nostre exemple de "Docker Compose" seria </w:t>
      </w:r>
      <w:r w:rsidDel="00000000" w:rsidR="00000000" w:rsidRPr="00000000">
        <w:rPr>
          <w:b w:val="1"/>
          <w:i w:val="1"/>
          <w:rtl w:val="0"/>
        </w:rPr>
        <w:t xml:space="preserve">"docker-compose restart web</w:t>
      </w:r>
      <w:r w:rsidDel="00000000" w:rsidR="00000000" w:rsidRPr="00000000">
        <w:rPr>
          <w:rtl w:val="0"/>
        </w:rPr>
        <w:t xml:space="preserve">".</w:t>
      </w:r>
    </w:p>
    <w:p w:rsidR="00000000" w:rsidDel="00000000" w:rsidP="00000000" w:rsidRDefault="00000000" w:rsidRPr="00000000" w14:paraId="000000CF">
      <w:pPr>
        <w:pageBreakBefore w:val="0"/>
        <w:rPr/>
      </w:pPr>
      <w:r w:rsidDel="00000000" w:rsidR="00000000" w:rsidRPr="00000000">
        <w:rPr>
          <w:rtl w:val="0"/>
        </w:rPr>
      </w:r>
    </w:p>
    <w:p w:rsidR="00000000" w:rsidDel="00000000" w:rsidP="00000000" w:rsidRDefault="00000000" w:rsidRPr="00000000" w14:paraId="000000D0">
      <w:pPr>
        <w:pageBreakBefore w:val="0"/>
        <w:rPr/>
      </w:pPr>
      <w:r w:rsidDel="00000000" w:rsidR="00000000" w:rsidRPr="00000000">
        <w:rPr>
          <w:rtl w:val="0"/>
        </w:rPr>
        <w:t xml:space="preserve">Aquí una imatge on es veu com actualitzar un mòdul ja instal·lat</w:t>
      </w:r>
    </w:p>
    <w:p w:rsidR="00000000" w:rsidDel="00000000" w:rsidP="00000000" w:rsidRDefault="00000000" w:rsidRPr="00000000" w14:paraId="000000D1">
      <w:pPr>
        <w:pageBreakBefore w:val="0"/>
        <w:rPr/>
      </w:pPr>
      <w:r w:rsidDel="00000000" w:rsidR="00000000" w:rsidRPr="00000000">
        <w:rPr>
          <w:rtl w:val="0"/>
        </w:rPr>
      </w:r>
    </w:p>
    <w:p w:rsidR="00000000" w:rsidDel="00000000" w:rsidP="00000000" w:rsidRDefault="00000000" w:rsidRPr="00000000" w14:paraId="000000D2">
      <w:pPr>
        <w:pageBreakBefore w:val="0"/>
        <w:jc w:val="center"/>
        <w:rPr/>
      </w:pPr>
      <w:r w:rsidDel="00000000" w:rsidR="00000000" w:rsidRPr="00000000">
        <w:rPr/>
        <w:drawing>
          <wp:inline distB="114300" distT="114300" distL="114300" distR="114300">
            <wp:extent cx="6192210" cy="1930400"/>
            <wp:effectExtent b="0" l="0" r="0" t="0"/>
            <wp:docPr id="6" name="image4.png"/>
            <a:graphic>
              <a:graphicData uri="http://schemas.openxmlformats.org/drawingml/2006/picture">
                <pic:pic>
                  <pic:nvPicPr>
                    <pic:cNvPr id="0" name="image4.png"/>
                    <pic:cNvPicPr preferRelativeResize="0"/>
                  </pic:nvPicPr>
                  <pic:blipFill>
                    <a:blip r:embed="rId31"/>
                    <a:srcRect b="0" l="0" r="0" t="0"/>
                    <a:stretch>
                      <a:fillRect/>
                    </a:stretch>
                  </pic:blipFill>
                  <pic:spPr>
                    <a:xfrm>
                      <a:off x="0" y="0"/>
                      <a:ext cx="619221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pageBreakBefore w:val="0"/>
        <w:rPr/>
      </w:pPr>
      <w:r w:rsidDel="00000000" w:rsidR="00000000" w:rsidRPr="00000000">
        <w:rPr>
          <w:rtl w:val="0"/>
        </w:rPr>
      </w:r>
    </w:p>
    <w:p w:rsidR="00000000" w:rsidDel="00000000" w:rsidP="00000000" w:rsidRDefault="00000000" w:rsidRPr="00000000" w14:paraId="000000D4">
      <w:pPr>
        <w:pStyle w:val="Heading2"/>
        <w:pageBreakBefore w:val="0"/>
        <w:numPr>
          <w:ilvl w:val="1"/>
          <w:numId w:val="9"/>
        </w:numPr>
        <w:rPr>
          <w:color w:val="669966"/>
        </w:rPr>
      </w:pPr>
      <w:bookmarkStart w:colFirst="0" w:colLast="0" w:name="_oebzvhvh95v0" w:id="17"/>
      <w:bookmarkEnd w:id="17"/>
      <w:r w:rsidDel="00000000" w:rsidR="00000000" w:rsidRPr="00000000">
        <w:rPr>
          <w:rtl w:val="0"/>
        </w:rPr>
        <w:t xml:space="preserve">Mòduls en desenvolupament</w:t>
      </w:r>
    </w:p>
    <w:p w:rsidR="00000000" w:rsidDel="00000000" w:rsidP="00000000" w:rsidRDefault="00000000" w:rsidRPr="00000000" w14:paraId="000000D5">
      <w:pPr>
        <w:pageBreakBefore w:val="0"/>
        <w:rPr/>
      </w:pPr>
      <w:r w:rsidDel="00000000" w:rsidR="00000000" w:rsidRPr="00000000">
        <w:rPr>
          <w:rtl w:val="0"/>
        </w:rPr>
        <w:t xml:space="preserve">Si estem treballant en mode desenvolupament (opció </w:t>
      </w:r>
      <w:r w:rsidDel="00000000" w:rsidR="00000000" w:rsidRPr="00000000">
        <w:rPr>
          <w:b w:val="1"/>
          <w:rtl w:val="0"/>
        </w:rPr>
        <w:t xml:space="preserve">"</w:t>
      </w:r>
      <w:r w:rsidDel="00000000" w:rsidR="00000000" w:rsidRPr="00000000">
        <w:rPr>
          <w:b w:val="1"/>
          <w:i w:val="1"/>
          <w:rtl w:val="0"/>
        </w:rPr>
        <w:t xml:space="preserve">--dev=all</w:t>
      </w:r>
      <w:r w:rsidDel="00000000" w:rsidR="00000000" w:rsidRPr="00000000">
        <w:rPr>
          <w:rtl w:val="0"/>
        </w:rPr>
        <w:t xml:space="preserve">" en llançar Odoo), el servidor Odoo llegirà cada vegada les vistes, dades i codi Python directament dels fitxers. Per tant, podrem observar canvis de vistes, dades o codi sense reiniciar el servei ni actualitzar el mòdul.</w:t>
      </w:r>
    </w:p>
    <w:p w:rsidR="00000000" w:rsidDel="00000000" w:rsidP="00000000" w:rsidRDefault="00000000" w:rsidRPr="00000000" w14:paraId="000000D6">
      <w:pPr>
        <w:pageBreakBefore w:val="0"/>
        <w:rPr/>
      </w:pPr>
      <w:r w:rsidDel="00000000" w:rsidR="00000000" w:rsidRPr="00000000">
        <w:rPr>
          <w:rtl w:val="0"/>
        </w:rPr>
      </w:r>
    </w:p>
    <w:p w:rsidR="00000000" w:rsidDel="00000000" w:rsidP="00000000" w:rsidRDefault="00000000" w:rsidRPr="00000000" w14:paraId="000000D7">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 </w:t>
      </w:r>
      <w:r w:rsidDel="00000000" w:rsidR="00000000" w:rsidRPr="00000000">
        <w:rPr>
          <w:rtl w:val="0"/>
        </w:rPr>
        <w:t xml:space="preserve">aquesta pràctica és molt còmoda per desenvolupar, però no s'usa en entorns de producció per motius tant de seguretat com de rendiment.</w:t>
      </w:r>
    </w:p>
    <w:p w:rsidR="00000000" w:rsidDel="00000000" w:rsidP="00000000" w:rsidRDefault="00000000" w:rsidRPr="00000000" w14:paraId="000000D8">
      <w:pPr>
        <w:pStyle w:val="Heading1"/>
        <w:pageBreakBefore w:val="0"/>
        <w:numPr>
          <w:ilvl w:val="0"/>
          <w:numId w:val="9"/>
        </w:numPr>
        <w:ind w:left="432"/>
        <w:rPr/>
      </w:pPr>
      <w:bookmarkStart w:colFirst="0" w:colLast="0" w:name="_p3hnoxaict87" w:id="18"/>
      <w:bookmarkEnd w:id="18"/>
      <w:r w:rsidDel="00000000" w:rsidR="00000000" w:rsidRPr="00000000">
        <w:rPr>
          <w:rtl w:val="0"/>
        </w:rPr>
        <w:t xml:space="preserve">Exemple de mòdul "Lista de tareas"</w:t>
      </w:r>
      <w:r w:rsidDel="00000000" w:rsidR="00000000" w:rsidRPr="00000000">
        <w:rPr>
          <w:rtl w:val="0"/>
        </w:rPr>
      </w:r>
    </w:p>
    <w:p w:rsidR="00000000" w:rsidDel="00000000" w:rsidP="00000000" w:rsidRDefault="00000000" w:rsidRPr="00000000" w14:paraId="000000D9">
      <w:pPr>
        <w:pageBreakBefore w:val="0"/>
        <w:rPr/>
      </w:pPr>
      <w:r w:rsidDel="00000000" w:rsidR="00000000" w:rsidRPr="00000000">
        <w:rPr>
          <w:rtl w:val="0"/>
        </w:rPr>
        <w:t xml:space="preserve">Per posar en marxa el nostre primer mòdul funcional, utilitzarem un exemple comentat on crearem una senzilla "Llista de tasques".</w:t>
      </w:r>
    </w:p>
    <w:p w:rsidR="00000000" w:rsidDel="00000000" w:rsidP="00000000" w:rsidRDefault="00000000" w:rsidRPr="00000000" w14:paraId="000000DA">
      <w:pPr>
        <w:pageBreakBefore w:val="0"/>
        <w:rPr/>
      </w:pPr>
      <w:r w:rsidDel="00000000" w:rsidR="00000000" w:rsidRPr="00000000">
        <w:rPr>
          <w:rtl w:val="0"/>
        </w:rPr>
      </w:r>
    </w:p>
    <w:p w:rsidR="00000000" w:rsidDel="00000000" w:rsidP="00000000" w:rsidRDefault="00000000" w:rsidRPr="00000000" w14:paraId="000000DB">
      <w:pPr>
        <w:pageBreakBefore w:val="0"/>
        <w:rPr/>
      </w:pPr>
      <w:r w:rsidDel="00000000" w:rsidR="00000000" w:rsidRPr="00000000">
        <w:rPr>
          <w:rtl w:val="0"/>
        </w:rPr>
        <w:t xml:space="preserve">Aquest mòdul tindrà una estructura similar a aquesta:</w:t>
      </w:r>
    </w:p>
    <w:p w:rsidR="00000000" w:rsidDel="00000000" w:rsidP="00000000" w:rsidRDefault="00000000" w:rsidRPr="00000000" w14:paraId="000000DC">
      <w:pPr>
        <w:pageBreakBefore w:val="0"/>
        <w:rPr/>
      </w:pPr>
      <w:r w:rsidDel="00000000" w:rsidR="00000000" w:rsidRPr="00000000">
        <w:rPr/>
        <w:drawing>
          <wp:inline distB="114300" distT="114300" distL="114300" distR="114300">
            <wp:extent cx="6192210" cy="1866900"/>
            <wp:effectExtent b="0" l="0" r="0" t="0"/>
            <wp:docPr id="8" name="image3.png"/>
            <a:graphic>
              <a:graphicData uri="http://schemas.openxmlformats.org/drawingml/2006/picture">
                <pic:pic>
                  <pic:nvPicPr>
                    <pic:cNvPr id="0" name="image3.png"/>
                    <pic:cNvPicPr preferRelativeResize="0"/>
                  </pic:nvPicPr>
                  <pic:blipFill>
                    <a:blip r:embed="rId32"/>
                    <a:srcRect b="0" l="0" r="0" t="0"/>
                    <a:stretch>
                      <a:fillRect/>
                    </a:stretch>
                  </pic:blipFill>
                  <pic:spPr>
                    <a:xfrm>
                      <a:off x="0" y="0"/>
                      <a:ext cx="619221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pageBreakBefore w:val="0"/>
        <w:rPr/>
      </w:pPr>
      <w:r w:rsidDel="00000000" w:rsidR="00000000" w:rsidRPr="00000000">
        <w:rPr>
          <w:rtl w:val="0"/>
        </w:rPr>
      </w:r>
    </w:p>
    <w:p w:rsidR="00000000" w:rsidDel="00000000" w:rsidP="00000000" w:rsidRDefault="00000000" w:rsidRPr="00000000" w14:paraId="000000DE">
      <w:pPr>
        <w:pageBreakBefore w:val="0"/>
        <w:rPr/>
      </w:pPr>
      <w:r w:rsidDel="00000000" w:rsidR="00000000" w:rsidRPr="00000000">
        <w:rPr>
          <w:rtl w:val="0"/>
        </w:rPr>
        <w:t xml:space="preserve">I ens permetrà crear tasques amb una prioritat associada. També podrem marcar si la tasca està realitzada o no. El camp "urgent" serà un camp calculat (és a dir, no es podrà editar a mà) que estarà marcat si la prioritat és més gran que 10.</w:t>
      </w:r>
    </w:p>
    <w:p w:rsidR="00000000" w:rsidDel="00000000" w:rsidP="00000000" w:rsidRDefault="00000000" w:rsidRPr="00000000" w14:paraId="000000DF">
      <w:pPr>
        <w:pageBreakBefore w:val="0"/>
        <w:rPr/>
      </w:pPr>
      <w:r w:rsidDel="00000000" w:rsidR="00000000" w:rsidRPr="00000000">
        <w:rPr>
          <w:rtl w:val="0"/>
        </w:rPr>
      </w:r>
    </w:p>
    <w:p w:rsidR="00000000" w:rsidDel="00000000" w:rsidP="00000000" w:rsidRDefault="00000000" w:rsidRPr="00000000" w14:paraId="000000E0">
      <w:pPr>
        <w:pageBreakBefore w:val="0"/>
        <w:rPr/>
      </w:pPr>
      <w:r w:rsidDel="00000000" w:rsidR="00000000" w:rsidRPr="00000000">
        <w:rPr>
          <w:rtl w:val="0"/>
        </w:rPr>
        <w:t xml:space="preserve">A continuació, desglossem el codi comentat d'aquesta aplicació:</w:t>
      </w:r>
    </w:p>
    <w:p w:rsidR="00000000" w:rsidDel="00000000" w:rsidP="00000000" w:rsidRDefault="00000000" w:rsidRPr="00000000" w14:paraId="000000E1">
      <w:pPr>
        <w:pageBreakBefore w:val="0"/>
        <w:rPr>
          <w:b w:val="1"/>
        </w:rPr>
      </w:pPr>
      <w:r w:rsidDel="00000000" w:rsidR="00000000" w:rsidRPr="00000000">
        <w:rPr>
          <w:rtl w:val="0"/>
        </w:rPr>
      </w:r>
    </w:p>
    <w:p w:rsidR="00000000" w:rsidDel="00000000" w:rsidP="00000000" w:rsidRDefault="00000000" w:rsidRPr="00000000" w14:paraId="000000E2">
      <w:pPr>
        <w:pageBreakBefore w:val="0"/>
        <w:rPr/>
      </w:pPr>
      <w:r w:rsidDel="00000000" w:rsidR="00000000" w:rsidRPr="00000000">
        <w:rPr>
          <w:b w:val="1"/>
          <w:rtl w:val="0"/>
        </w:rPr>
        <w:t xml:space="preserve">Fitxer "__manifest__.py":</w:t>
      </w:r>
      <w:r w:rsidDel="00000000" w:rsidR="00000000" w:rsidRPr="00000000">
        <w:rPr>
          <w:rtl w:val="0"/>
        </w:rPr>
      </w:r>
    </w:p>
    <w:tbl>
      <w:tblPr>
        <w:tblStyle w:val="Table5"/>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E3">
            <w:pPr>
              <w:spacing w:after="0" w:before="0" w:line="276" w:lineRule="auto"/>
              <w:jc w:val="left"/>
              <w:rPr>
                <w:sz w:val="20"/>
                <w:szCs w:val="20"/>
              </w:rPr>
            </w:pPr>
            <w:r w:rsidDel="00000000" w:rsidR="00000000" w:rsidRPr="00000000">
              <w:rPr>
                <w:rFonts w:ascii="Consolas" w:cs="Consolas" w:eastAsia="Consolas" w:hAnsi="Consolas"/>
                <w:i w:val="1"/>
                <w:color w:val="999988"/>
                <w:sz w:val="20"/>
                <w:szCs w:val="20"/>
                <w:shd w:fill="f8f8f8" w:val="clear"/>
                <w:rtl w:val="0"/>
              </w:rPr>
              <w:t xml:space="preserve"># -*- coding: utf-8 -*-</w:t>
            </w:r>
            <w:r w:rsidDel="00000000" w:rsidR="00000000" w:rsidRPr="00000000">
              <w:rPr>
                <w:rFonts w:ascii="Consolas" w:cs="Consolas" w:eastAsia="Consolas" w:hAnsi="Consolas"/>
                <w:color w:val="333333"/>
                <w:sz w:val="20"/>
                <w:szCs w:val="20"/>
                <w:shd w:fill="f8f8f8" w:val="clear"/>
                <w:rtl w:val="0"/>
              </w:rPr>
              <w:br w:type="textWrapping"/>
              <w:t xml:space="preserve">{</w:t>
              <w:br w:type="textWrapping"/>
              <w:tab/>
            </w:r>
            <w:r w:rsidDel="00000000" w:rsidR="00000000" w:rsidRPr="00000000">
              <w:rPr>
                <w:rFonts w:ascii="Consolas" w:cs="Consolas" w:eastAsia="Consolas" w:hAnsi="Consolas"/>
                <w:color w:val="dd1144"/>
                <w:sz w:val="20"/>
                <w:szCs w:val="20"/>
                <w:shd w:fill="f8f8f8" w:val="clear"/>
                <w:rtl w:val="0"/>
              </w:rPr>
              <w:t xml:space="preserve">'name'</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color w:val="dd1144"/>
                <w:sz w:val="20"/>
                <w:szCs w:val="20"/>
                <w:shd w:fill="f8f8f8" w:val="clear"/>
                <w:rtl w:val="0"/>
              </w:rPr>
              <w:t xml:space="preserve">"Lista de tareas"</w:t>
            </w:r>
            <w:r w:rsidDel="00000000" w:rsidR="00000000" w:rsidRPr="00000000">
              <w:rPr>
                <w:rFonts w:ascii="Consolas" w:cs="Consolas" w:eastAsia="Consolas" w:hAnsi="Consolas"/>
                <w:color w:val="333333"/>
                <w:sz w:val="20"/>
                <w:szCs w:val="20"/>
                <w:shd w:fill="f8f8f8" w:val="clear"/>
                <w:rtl w:val="0"/>
              </w:rPr>
              <w:t xml:space="preserve">,</w:t>
              <w:br w:type="textWrapping"/>
              <w:br w:type="textWrapping"/>
              <w:tab/>
            </w:r>
            <w:r w:rsidDel="00000000" w:rsidR="00000000" w:rsidRPr="00000000">
              <w:rPr>
                <w:rFonts w:ascii="Consolas" w:cs="Consolas" w:eastAsia="Consolas" w:hAnsi="Consolas"/>
                <w:color w:val="dd1144"/>
                <w:sz w:val="20"/>
                <w:szCs w:val="20"/>
                <w:shd w:fill="f8f8f8" w:val="clear"/>
                <w:rtl w:val="0"/>
              </w:rPr>
              <w:t xml:space="preserve">'summary'</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color w:val="dd1144"/>
                <w:sz w:val="20"/>
                <w:szCs w:val="20"/>
                <w:shd w:fill="f8f8f8" w:val="clear"/>
                <w:rtl w:val="0"/>
              </w:rPr>
              <w:t xml:space="preserve">"""</w:t>
              <w:br w:type="textWrapping"/>
              <w:tab/>
              <w:t xml:space="preserve">Sencilla Lista de tareas"""</w:t>
            </w:r>
            <w:r w:rsidDel="00000000" w:rsidR="00000000" w:rsidRPr="00000000">
              <w:rPr>
                <w:rFonts w:ascii="Consolas" w:cs="Consolas" w:eastAsia="Consolas" w:hAnsi="Consolas"/>
                <w:color w:val="333333"/>
                <w:sz w:val="20"/>
                <w:szCs w:val="20"/>
                <w:shd w:fill="f8f8f8" w:val="clear"/>
                <w:rtl w:val="0"/>
              </w:rPr>
              <w:t xml:space="preserve">,</w:t>
              <w:br w:type="textWrapping"/>
              <w:br w:type="textWrapping"/>
              <w:tab/>
            </w:r>
            <w:r w:rsidDel="00000000" w:rsidR="00000000" w:rsidRPr="00000000">
              <w:rPr>
                <w:rFonts w:ascii="Consolas" w:cs="Consolas" w:eastAsia="Consolas" w:hAnsi="Consolas"/>
                <w:color w:val="dd1144"/>
                <w:sz w:val="20"/>
                <w:szCs w:val="20"/>
                <w:shd w:fill="f8f8f8" w:val="clear"/>
                <w:rtl w:val="0"/>
              </w:rPr>
              <w:t xml:space="preserve">'description'</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color w:val="dd1144"/>
                <w:sz w:val="20"/>
                <w:szCs w:val="20"/>
                <w:shd w:fill="f8f8f8" w:val="clear"/>
                <w:rtl w:val="0"/>
              </w:rPr>
              <w:t xml:space="preserve">"""</w:t>
              <w:br w:type="textWrapping"/>
              <w:tab/>
              <w:t xml:space="preserve">Sencilla lista de tareas utilizadas para crear un nuevo módulo con un nuevo modelo de datos</w:t>
              <w:br w:type="textWrapping"/>
              <w:tab/>
              <w:t xml:space="preserve">"""</w:t>
            </w:r>
            <w:r w:rsidDel="00000000" w:rsidR="00000000" w:rsidRPr="00000000">
              <w:rPr>
                <w:rFonts w:ascii="Consolas" w:cs="Consolas" w:eastAsia="Consolas" w:hAnsi="Consolas"/>
                <w:color w:val="333333"/>
                <w:sz w:val="20"/>
                <w:szCs w:val="20"/>
                <w:shd w:fill="f8f8f8" w:val="clear"/>
                <w:rtl w:val="0"/>
              </w:rPr>
              <w:t xml:space="preserve">,</w:t>
              <w:br w:type="textWrapping"/>
              <w:br w:type="textWrapping"/>
              <w:tab/>
            </w:r>
            <w:r w:rsidDel="00000000" w:rsidR="00000000" w:rsidRPr="00000000">
              <w:rPr>
                <w:rFonts w:ascii="Consolas" w:cs="Consolas" w:eastAsia="Consolas" w:hAnsi="Consolas"/>
                <w:color w:val="dd1144"/>
                <w:sz w:val="20"/>
                <w:szCs w:val="20"/>
                <w:shd w:fill="f8f8f8" w:val="clear"/>
                <w:rtl w:val="0"/>
              </w:rPr>
              <w:t xml:space="preserve">'author'</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color w:val="dd1144"/>
                <w:sz w:val="20"/>
                <w:szCs w:val="20"/>
                <w:shd w:fill="f8f8f8" w:val="clear"/>
                <w:rtl w:val="0"/>
              </w:rPr>
              <w:t xml:space="preserve">"Sergi García"</w:t>
            </w:r>
            <w:r w:rsidDel="00000000" w:rsidR="00000000" w:rsidRPr="00000000">
              <w:rPr>
                <w:rFonts w:ascii="Consolas" w:cs="Consolas" w:eastAsia="Consolas" w:hAnsi="Consolas"/>
                <w:color w:val="333333"/>
                <w:sz w:val="20"/>
                <w:szCs w:val="20"/>
                <w:shd w:fill="f8f8f8" w:val="clear"/>
                <w:rtl w:val="0"/>
              </w:rPr>
              <w:t xml:space="preserve">,</w:t>
              <w:br w:type="textWrapping"/>
              <w:tab/>
            </w:r>
            <w:r w:rsidDel="00000000" w:rsidR="00000000" w:rsidRPr="00000000">
              <w:rPr>
                <w:rFonts w:ascii="Consolas" w:cs="Consolas" w:eastAsia="Consolas" w:hAnsi="Consolas"/>
                <w:color w:val="dd1144"/>
                <w:sz w:val="20"/>
                <w:szCs w:val="20"/>
                <w:shd w:fill="f8f8f8" w:val="clear"/>
                <w:rtl w:val="0"/>
              </w:rPr>
              <w:t xml:space="preserve">'website'</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color w:val="dd1144"/>
                <w:sz w:val="20"/>
                <w:szCs w:val="20"/>
                <w:shd w:fill="f8f8f8" w:val="clear"/>
                <w:rtl w:val="0"/>
              </w:rPr>
              <w:t xml:space="preserve">"https://apuntesfpinformatica.es"</w:t>
            </w:r>
            <w:r w:rsidDel="00000000" w:rsidR="00000000" w:rsidRPr="00000000">
              <w:rPr>
                <w:rFonts w:ascii="Consolas" w:cs="Consolas" w:eastAsia="Consolas" w:hAnsi="Consolas"/>
                <w:color w:val="333333"/>
                <w:sz w:val="20"/>
                <w:szCs w:val="20"/>
                <w:shd w:fill="f8f8f8" w:val="clear"/>
                <w:rtl w:val="0"/>
              </w:rPr>
              <w:t xml:space="preserve">,</w:t>
              <w:br w:type="textWrapping"/>
              <w:tab/>
            </w:r>
            <w:r w:rsidDel="00000000" w:rsidR="00000000" w:rsidRPr="00000000">
              <w:rPr>
                <w:rFonts w:ascii="Consolas" w:cs="Consolas" w:eastAsia="Consolas" w:hAnsi="Consolas"/>
                <w:i w:val="1"/>
                <w:color w:val="999988"/>
                <w:sz w:val="20"/>
                <w:szCs w:val="20"/>
                <w:shd w:fill="f8f8f8" w:val="clear"/>
                <w:rtl w:val="0"/>
              </w:rPr>
              <w:t xml:space="preserve">#Indicamos que es una aplicación</w:t>
            </w:r>
            <w:r w:rsidDel="00000000" w:rsidR="00000000" w:rsidRPr="00000000">
              <w:rPr>
                <w:rFonts w:ascii="Consolas" w:cs="Consolas" w:eastAsia="Consolas" w:hAnsi="Consolas"/>
                <w:color w:val="333333"/>
                <w:sz w:val="20"/>
                <w:szCs w:val="20"/>
                <w:shd w:fill="f8f8f8" w:val="clear"/>
                <w:rtl w:val="0"/>
              </w:rPr>
              <w:br w:type="textWrapping"/>
              <w:tab/>
            </w:r>
            <w:r w:rsidDel="00000000" w:rsidR="00000000" w:rsidRPr="00000000">
              <w:rPr>
                <w:rFonts w:ascii="Consolas" w:cs="Consolas" w:eastAsia="Consolas" w:hAnsi="Consolas"/>
                <w:color w:val="dd1144"/>
                <w:sz w:val="20"/>
                <w:szCs w:val="20"/>
                <w:shd w:fill="f8f8f8" w:val="clear"/>
                <w:rtl w:val="0"/>
              </w:rPr>
              <w:t xml:space="preserve">'application'</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b w:val="1"/>
                <w:color w:val="333333"/>
                <w:sz w:val="20"/>
                <w:szCs w:val="20"/>
                <w:shd w:fill="f8f8f8" w:val="clear"/>
                <w:rtl w:val="0"/>
              </w:rPr>
              <w:t xml:space="preserve">True</w:t>
            </w:r>
            <w:r w:rsidDel="00000000" w:rsidR="00000000" w:rsidRPr="00000000">
              <w:rPr>
                <w:rFonts w:ascii="Consolas" w:cs="Consolas" w:eastAsia="Consolas" w:hAnsi="Consolas"/>
                <w:color w:val="333333"/>
                <w:sz w:val="20"/>
                <w:szCs w:val="20"/>
                <w:shd w:fill="f8f8f8" w:val="clear"/>
                <w:rtl w:val="0"/>
              </w:rPr>
              <w:t xml:space="preserve">,</w:t>
              <w:br w:type="textWrapping"/>
              <w:br w:type="textWrapping"/>
              <w:tab/>
            </w:r>
            <w:r w:rsidDel="00000000" w:rsidR="00000000" w:rsidRPr="00000000">
              <w:rPr>
                <w:rFonts w:ascii="Consolas" w:cs="Consolas" w:eastAsia="Consolas" w:hAnsi="Consolas"/>
                <w:i w:val="1"/>
                <w:color w:val="999988"/>
                <w:sz w:val="20"/>
                <w:szCs w:val="20"/>
                <w:shd w:fill="f8f8f8" w:val="clear"/>
                <w:rtl w:val="0"/>
              </w:rPr>
              <w:t xml:space="preserve"># En la siguiente URL se indica qué categorías pueden usarse</w:t>
            </w:r>
            <w:r w:rsidDel="00000000" w:rsidR="00000000" w:rsidRPr="00000000">
              <w:rPr>
                <w:rFonts w:ascii="Consolas" w:cs="Consolas" w:eastAsia="Consolas" w:hAnsi="Consolas"/>
                <w:color w:val="333333"/>
                <w:sz w:val="20"/>
                <w:szCs w:val="20"/>
                <w:shd w:fill="f8f8f8" w:val="clear"/>
                <w:rtl w:val="0"/>
              </w:rPr>
              <w:br w:type="textWrapping"/>
              <w:tab/>
            </w:r>
            <w:r w:rsidDel="00000000" w:rsidR="00000000" w:rsidRPr="00000000">
              <w:rPr>
                <w:rFonts w:ascii="Consolas" w:cs="Consolas" w:eastAsia="Consolas" w:hAnsi="Consolas"/>
                <w:i w:val="1"/>
                <w:color w:val="999988"/>
                <w:sz w:val="20"/>
                <w:szCs w:val="20"/>
                <w:shd w:fill="f8f8f8" w:val="clear"/>
                <w:rtl w:val="0"/>
              </w:rPr>
              <w:t xml:space="preserve"># https://github.com/odoo/odoo/blob/14.0/odoo/addons/base/data/ir_module_category_data.xml</w:t>
            </w:r>
            <w:r w:rsidDel="00000000" w:rsidR="00000000" w:rsidRPr="00000000">
              <w:rPr>
                <w:rFonts w:ascii="Consolas" w:cs="Consolas" w:eastAsia="Consolas" w:hAnsi="Consolas"/>
                <w:color w:val="333333"/>
                <w:sz w:val="20"/>
                <w:szCs w:val="20"/>
                <w:shd w:fill="f8f8f8" w:val="clear"/>
                <w:rtl w:val="0"/>
              </w:rPr>
              <w:br w:type="textWrapping"/>
              <w:tab/>
            </w:r>
            <w:r w:rsidDel="00000000" w:rsidR="00000000" w:rsidRPr="00000000">
              <w:rPr>
                <w:rFonts w:ascii="Consolas" w:cs="Consolas" w:eastAsia="Consolas" w:hAnsi="Consolas"/>
                <w:i w:val="1"/>
                <w:color w:val="999988"/>
                <w:sz w:val="20"/>
                <w:szCs w:val="20"/>
                <w:shd w:fill="f8f8f8" w:val="clear"/>
                <w:rtl w:val="0"/>
              </w:rPr>
              <w:t xml:space="preserve"># Vamos a utilizar la categoría Productivity</w:t>
            </w:r>
            <w:r w:rsidDel="00000000" w:rsidR="00000000" w:rsidRPr="00000000">
              <w:rPr>
                <w:rFonts w:ascii="Consolas" w:cs="Consolas" w:eastAsia="Consolas" w:hAnsi="Consolas"/>
                <w:color w:val="333333"/>
                <w:sz w:val="20"/>
                <w:szCs w:val="20"/>
                <w:shd w:fill="f8f8f8" w:val="clear"/>
                <w:rtl w:val="0"/>
              </w:rPr>
              <w:br w:type="textWrapping"/>
              <w:tab/>
            </w:r>
            <w:r w:rsidDel="00000000" w:rsidR="00000000" w:rsidRPr="00000000">
              <w:rPr>
                <w:rFonts w:ascii="Consolas" w:cs="Consolas" w:eastAsia="Consolas" w:hAnsi="Consolas"/>
                <w:color w:val="dd1144"/>
                <w:sz w:val="20"/>
                <w:szCs w:val="20"/>
                <w:shd w:fill="f8f8f8" w:val="clear"/>
                <w:rtl w:val="0"/>
              </w:rPr>
              <w:t xml:space="preserve">'category'</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color w:val="dd1144"/>
                <w:sz w:val="20"/>
                <w:szCs w:val="20"/>
                <w:shd w:fill="f8f8f8" w:val="clear"/>
                <w:rtl w:val="0"/>
              </w:rPr>
              <w:t xml:space="preserve">'Productivity'</w:t>
            </w:r>
            <w:r w:rsidDel="00000000" w:rsidR="00000000" w:rsidRPr="00000000">
              <w:rPr>
                <w:rFonts w:ascii="Consolas" w:cs="Consolas" w:eastAsia="Consolas" w:hAnsi="Consolas"/>
                <w:color w:val="333333"/>
                <w:sz w:val="20"/>
                <w:szCs w:val="20"/>
                <w:shd w:fill="f8f8f8" w:val="clear"/>
                <w:rtl w:val="0"/>
              </w:rPr>
              <w:t xml:space="preserve">,</w:t>
              <w:br w:type="textWrapping"/>
              <w:tab/>
            </w:r>
            <w:r w:rsidDel="00000000" w:rsidR="00000000" w:rsidRPr="00000000">
              <w:rPr>
                <w:rFonts w:ascii="Consolas" w:cs="Consolas" w:eastAsia="Consolas" w:hAnsi="Consolas"/>
                <w:color w:val="dd1144"/>
                <w:sz w:val="20"/>
                <w:szCs w:val="20"/>
                <w:shd w:fill="f8f8f8" w:val="clear"/>
                <w:rtl w:val="0"/>
              </w:rPr>
              <w:t xml:space="preserve">'version'</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color w:val="dd1144"/>
                <w:sz w:val="20"/>
                <w:szCs w:val="20"/>
                <w:shd w:fill="f8f8f8" w:val="clear"/>
                <w:rtl w:val="0"/>
              </w:rPr>
              <w:t xml:space="preserve">'0.1'</w:t>
            </w:r>
            <w:r w:rsidDel="00000000" w:rsidR="00000000" w:rsidRPr="00000000">
              <w:rPr>
                <w:rFonts w:ascii="Consolas" w:cs="Consolas" w:eastAsia="Consolas" w:hAnsi="Consolas"/>
                <w:color w:val="333333"/>
                <w:sz w:val="20"/>
                <w:szCs w:val="20"/>
                <w:shd w:fill="f8f8f8" w:val="clear"/>
                <w:rtl w:val="0"/>
              </w:rPr>
              <w:t xml:space="preserve">,</w:t>
              <w:br w:type="textWrapping"/>
              <w:br w:type="textWrapping"/>
              <w:tab/>
            </w:r>
            <w:r w:rsidDel="00000000" w:rsidR="00000000" w:rsidRPr="00000000">
              <w:rPr>
                <w:rFonts w:ascii="Consolas" w:cs="Consolas" w:eastAsia="Consolas" w:hAnsi="Consolas"/>
                <w:i w:val="1"/>
                <w:color w:val="999988"/>
                <w:sz w:val="20"/>
                <w:szCs w:val="20"/>
                <w:shd w:fill="f8f8f8" w:val="clear"/>
                <w:rtl w:val="0"/>
              </w:rPr>
              <w:t xml:space="preserve"># Indicamos lista de módulos necesarios para que este funcione correctamente</w:t>
            </w:r>
            <w:r w:rsidDel="00000000" w:rsidR="00000000" w:rsidRPr="00000000">
              <w:rPr>
                <w:rFonts w:ascii="Consolas" w:cs="Consolas" w:eastAsia="Consolas" w:hAnsi="Consolas"/>
                <w:color w:val="333333"/>
                <w:sz w:val="20"/>
                <w:szCs w:val="20"/>
                <w:shd w:fill="f8f8f8" w:val="clear"/>
                <w:rtl w:val="0"/>
              </w:rPr>
              <w:br w:type="textWrapping"/>
              <w:tab/>
            </w:r>
            <w:r w:rsidDel="00000000" w:rsidR="00000000" w:rsidRPr="00000000">
              <w:rPr>
                <w:rFonts w:ascii="Consolas" w:cs="Consolas" w:eastAsia="Consolas" w:hAnsi="Consolas"/>
                <w:i w:val="1"/>
                <w:color w:val="999988"/>
                <w:sz w:val="20"/>
                <w:szCs w:val="20"/>
                <w:shd w:fill="f8f8f8" w:val="clear"/>
                <w:rtl w:val="0"/>
              </w:rPr>
              <w:t xml:space="preserve"># En este ejemplo solo depende del módulo "base"</w:t>
            </w:r>
            <w:r w:rsidDel="00000000" w:rsidR="00000000" w:rsidRPr="00000000">
              <w:rPr>
                <w:rFonts w:ascii="Consolas" w:cs="Consolas" w:eastAsia="Consolas" w:hAnsi="Consolas"/>
                <w:color w:val="333333"/>
                <w:sz w:val="20"/>
                <w:szCs w:val="20"/>
                <w:shd w:fill="f8f8f8" w:val="clear"/>
                <w:rtl w:val="0"/>
              </w:rPr>
              <w:br w:type="textWrapping"/>
              <w:tab/>
            </w:r>
            <w:r w:rsidDel="00000000" w:rsidR="00000000" w:rsidRPr="00000000">
              <w:rPr>
                <w:rFonts w:ascii="Consolas" w:cs="Consolas" w:eastAsia="Consolas" w:hAnsi="Consolas"/>
                <w:color w:val="dd1144"/>
                <w:sz w:val="20"/>
                <w:szCs w:val="20"/>
                <w:shd w:fill="f8f8f8" w:val="clear"/>
                <w:rtl w:val="0"/>
              </w:rPr>
              <w:t xml:space="preserve">'depends'</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color w:val="dd1144"/>
                <w:sz w:val="20"/>
                <w:szCs w:val="20"/>
                <w:shd w:fill="f8f8f8" w:val="clear"/>
                <w:rtl w:val="0"/>
              </w:rPr>
              <w:t xml:space="preserve">'base'</w:t>
            </w:r>
            <w:r w:rsidDel="00000000" w:rsidR="00000000" w:rsidRPr="00000000">
              <w:rPr>
                <w:rFonts w:ascii="Consolas" w:cs="Consolas" w:eastAsia="Consolas" w:hAnsi="Consolas"/>
                <w:color w:val="333333"/>
                <w:sz w:val="20"/>
                <w:szCs w:val="20"/>
                <w:shd w:fill="f8f8f8" w:val="clear"/>
                <w:rtl w:val="0"/>
              </w:rPr>
              <w:t xml:space="preserve">],</w:t>
              <w:br w:type="textWrapping"/>
              <w:br w:type="textWrapping"/>
              <w:tab/>
            </w:r>
            <w:r w:rsidDel="00000000" w:rsidR="00000000" w:rsidRPr="00000000">
              <w:rPr>
                <w:rFonts w:ascii="Consolas" w:cs="Consolas" w:eastAsia="Consolas" w:hAnsi="Consolas"/>
                <w:i w:val="1"/>
                <w:color w:val="999988"/>
                <w:sz w:val="20"/>
                <w:szCs w:val="20"/>
                <w:shd w:fill="f8f8f8" w:val="clear"/>
                <w:rtl w:val="0"/>
              </w:rPr>
              <w:t xml:space="preserve"># Esto siempre se carga</w:t>
            </w:r>
            <w:r w:rsidDel="00000000" w:rsidR="00000000" w:rsidRPr="00000000">
              <w:rPr>
                <w:rFonts w:ascii="Consolas" w:cs="Consolas" w:eastAsia="Consolas" w:hAnsi="Consolas"/>
                <w:color w:val="333333"/>
                <w:sz w:val="20"/>
                <w:szCs w:val="20"/>
                <w:shd w:fill="f8f8f8" w:val="clear"/>
                <w:rtl w:val="0"/>
              </w:rPr>
              <w:br w:type="textWrapping"/>
              <w:tab/>
            </w:r>
            <w:r w:rsidDel="00000000" w:rsidR="00000000" w:rsidRPr="00000000">
              <w:rPr>
                <w:rFonts w:ascii="Consolas" w:cs="Consolas" w:eastAsia="Consolas" w:hAnsi="Consolas"/>
                <w:color w:val="dd1144"/>
                <w:sz w:val="20"/>
                <w:szCs w:val="20"/>
                <w:shd w:fill="f8f8f8" w:val="clear"/>
                <w:rtl w:val="0"/>
              </w:rPr>
              <w:t xml:space="preserve">'data'</w:t>
            </w:r>
            <w:r w:rsidDel="00000000" w:rsidR="00000000" w:rsidRPr="00000000">
              <w:rPr>
                <w:rFonts w:ascii="Consolas" w:cs="Consolas" w:eastAsia="Consolas" w:hAnsi="Consolas"/>
                <w:color w:val="333333"/>
                <w:sz w:val="20"/>
                <w:szCs w:val="20"/>
                <w:shd w:fill="f8f8f8" w:val="clear"/>
                <w:rtl w:val="0"/>
              </w:rPr>
              <w:t xml:space="preserve">: [</w:t>
              <w:br w:type="textWrapping"/>
              <w:t xml:space="preserve">    </w:t>
              <w:tab/>
            </w:r>
            <w:r w:rsidDel="00000000" w:rsidR="00000000" w:rsidRPr="00000000">
              <w:rPr>
                <w:rFonts w:ascii="Consolas" w:cs="Consolas" w:eastAsia="Consolas" w:hAnsi="Consolas"/>
                <w:i w:val="1"/>
                <w:color w:val="999988"/>
                <w:sz w:val="20"/>
                <w:szCs w:val="20"/>
                <w:shd w:fill="f8f8f8" w:val="clear"/>
                <w:rtl w:val="0"/>
              </w:rPr>
              <w:t xml:space="preserve">#Este primero indica la politica de acceso del módulo</w:t>
            </w:r>
            <w:r w:rsidDel="00000000" w:rsidR="00000000" w:rsidRPr="00000000">
              <w:rPr>
                <w:rFonts w:ascii="Consolas" w:cs="Consolas" w:eastAsia="Consolas" w:hAnsi="Consolas"/>
                <w:color w:val="333333"/>
                <w:sz w:val="20"/>
                <w:szCs w:val="20"/>
                <w:shd w:fill="f8f8f8" w:val="clear"/>
                <w:rtl w:val="0"/>
              </w:rPr>
              <w:br w:type="textWrapping"/>
              <w:t xml:space="preserve">    </w:t>
              <w:tab/>
            </w:r>
            <w:r w:rsidDel="00000000" w:rsidR="00000000" w:rsidRPr="00000000">
              <w:rPr>
                <w:rFonts w:ascii="Consolas" w:cs="Consolas" w:eastAsia="Consolas" w:hAnsi="Consolas"/>
                <w:color w:val="dd1144"/>
                <w:sz w:val="20"/>
                <w:szCs w:val="20"/>
                <w:shd w:fill="f8f8f8" w:val="clear"/>
                <w:rtl w:val="0"/>
              </w:rPr>
              <w:t xml:space="preserve">'security/ir.model.access.csv'</w:t>
            </w:r>
            <w:r w:rsidDel="00000000" w:rsidR="00000000" w:rsidRPr="00000000">
              <w:rPr>
                <w:rFonts w:ascii="Consolas" w:cs="Consolas" w:eastAsia="Consolas" w:hAnsi="Consolas"/>
                <w:color w:val="333333"/>
                <w:sz w:val="20"/>
                <w:szCs w:val="20"/>
                <w:shd w:fill="f8f8f8" w:val="clear"/>
                <w:rtl w:val="0"/>
              </w:rPr>
              <w:t xml:space="preserve">,</w:t>
              <w:br w:type="textWrapping"/>
              <w:t xml:space="preserve">    </w:t>
              <w:tab/>
            </w:r>
            <w:r w:rsidDel="00000000" w:rsidR="00000000" w:rsidRPr="00000000">
              <w:rPr>
                <w:rFonts w:ascii="Consolas" w:cs="Consolas" w:eastAsia="Consolas" w:hAnsi="Consolas"/>
                <w:i w:val="1"/>
                <w:color w:val="999988"/>
                <w:sz w:val="20"/>
                <w:szCs w:val="20"/>
                <w:shd w:fill="f8f8f8" w:val="clear"/>
                <w:rtl w:val="0"/>
              </w:rPr>
              <w:t xml:space="preserve">#Cargamos las vistas y las plantillas</w:t>
            </w:r>
            <w:r w:rsidDel="00000000" w:rsidR="00000000" w:rsidRPr="00000000">
              <w:rPr>
                <w:rFonts w:ascii="Consolas" w:cs="Consolas" w:eastAsia="Consolas" w:hAnsi="Consolas"/>
                <w:color w:val="333333"/>
                <w:sz w:val="20"/>
                <w:szCs w:val="20"/>
                <w:shd w:fill="f8f8f8" w:val="clear"/>
                <w:rtl w:val="0"/>
              </w:rPr>
              <w:br w:type="textWrapping"/>
              <w:t xml:space="preserve">    </w:t>
              <w:tab/>
            </w:r>
            <w:r w:rsidDel="00000000" w:rsidR="00000000" w:rsidRPr="00000000">
              <w:rPr>
                <w:rFonts w:ascii="Consolas" w:cs="Consolas" w:eastAsia="Consolas" w:hAnsi="Consolas"/>
                <w:color w:val="dd1144"/>
                <w:sz w:val="20"/>
                <w:szCs w:val="20"/>
                <w:shd w:fill="f8f8f8" w:val="clear"/>
                <w:rtl w:val="0"/>
              </w:rPr>
              <w:t xml:space="preserve">'views/views.xml'</w:t>
            </w:r>
            <w:r w:rsidDel="00000000" w:rsidR="00000000" w:rsidRPr="00000000">
              <w:rPr>
                <w:rFonts w:ascii="Consolas" w:cs="Consolas" w:eastAsia="Consolas" w:hAnsi="Consolas"/>
                <w:color w:val="333333"/>
                <w:sz w:val="20"/>
                <w:szCs w:val="20"/>
                <w:shd w:fill="f8f8f8" w:val="clear"/>
                <w:rtl w:val="0"/>
              </w:rPr>
              <w:t xml:space="preserve">,</w:t>
              <w:br w:type="textWrapping"/>
              <w:tab/>
              <w:t xml:space="preserve">]</w:t>
              <w:br w:type="textWrapping"/>
              <w:t xml:space="preserve">}</w:t>
            </w:r>
            <w:r w:rsidDel="00000000" w:rsidR="00000000" w:rsidRPr="00000000">
              <w:rPr>
                <w:rtl w:val="0"/>
              </w:rPr>
            </w:r>
          </w:p>
        </w:tc>
      </w:tr>
    </w:tbl>
    <w:p w:rsidR="00000000" w:rsidDel="00000000" w:rsidP="00000000" w:rsidRDefault="00000000" w:rsidRPr="00000000" w14:paraId="000000E4">
      <w:pPr>
        <w:pageBreakBefore w:val="0"/>
        <w:rPr/>
      </w:pPr>
      <w:r w:rsidDel="00000000" w:rsidR="00000000" w:rsidRPr="00000000">
        <w:rPr>
          <w:rtl w:val="0"/>
        </w:rPr>
      </w:r>
    </w:p>
    <w:p w:rsidR="00000000" w:rsidDel="00000000" w:rsidP="00000000" w:rsidRDefault="00000000" w:rsidRPr="00000000" w14:paraId="000000E5">
      <w:pPr>
        <w:pageBreakBefore w:val="0"/>
        <w:rPr>
          <w:b w:val="1"/>
        </w:rPr>
      </w:pPr>
      <w:r w:rsidDel="00000000" w:rsidR="00000000" w:rsidRPr="00000000">
        <w:rPr>
          <w:b w:val="1"/>
          <w:rtl w:val="0"/>
        </w:rPr>
        <w:t xml:space="preserve">Fitxer "models.py":</w:t>
      </w:r>
    </w:p>
    <w:tbl>
      <w:tblPr>
        <w:tblStyle w:val="Table6"/>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E6">
            <w:pPr>
              <w:spacing w:after="0" w:before="0" w:line="276" w:lineRule="auto"/>
              <w:jc w:val="left"/>
              <w:rPr>
                <w:sz w:val="20"/>
                <w:szCs w:val="20"/>
              </w:rPr>
            </w:pPr>
            <w:r w:rsidDel="00000000" w:rsidR="00000000" w:rsidRPr="00000000">
              <w:rPr>
                <w:rFonts w:ascii="Consolas" w:cs="Consolas" w:eastAsia="Consolas" w:hAnsi="Consolas"/>
                <w:i w:val="1"/>
                <w:color w:val="999988"/>
                <w:sz w:val="20"/>
                <w:szCs w:val="20"/>
                <w:shd w:fill="f8f8f8" w:val="clear"/>
                <w:rtl w:val="0"/>
              </w:rPr>
              <w:t xml:space="preserve"># -*- coding: utf-8 -*-</w:t>
            </w:r>
            <w:r w:rsidDel="00000000" w:rsidR="00000000" w:rsidRPr="00000000">
              <w:rPr>
                <w:rFonts w:ascii="Consolas" w:cs="Consolas" w:eastAsia="Consolas" w:hAnsi="Consolas"/>
                <w:color w:val="333333"/>
                <w:sz w:val="20"/>
                <w:szCs w:val="20"/>
                <w:shd w:fill="f8f8f8" w:val="clear"/>
                <w:rtl w:val="0"/>
              </w:rPr>
              <w:br w:type="textWrapping"/>
              <w:br w:type="textWrapping"/>
            </w:r>
            <w:r w:rsidDel="00000000" w:rsidR="00000000" w:rsidRPr="00000000">
              <w:rPr>
                <w:rFonts w:ascii="Consolas" w:cs="Consolas" w:eastAsia="Consolas" w:hAnsi="Consolas"/>
                <w:b w:val="1"/>
                <w:color w:val="333333"/>
                <w:sz w:val="20"/>
                <w:szCs w:val="20"/>
                <w:shd w:fill="f8f8f8" w:val="clear"/>
                <w:rtl w:val="0"/>
              </w:rPr>
              <w:t xml:space="preserve">from</w:t>
            </w:r>
            <w:r w:rsidDel="00000000" w:rsidR="00000000" w:rsidRPr="00000000">
              <w:rPr>
                <w:rFonts w:ascii="Consolas" w:cs="Consolas" w:eastAsia="Consolas" w:hAnsi="Consolas"/>
                <w:color w:val="333333"/>
                <w:sz w:val="20"/>
                <w:szCs w:val="20"/>
                <w:shd w:fill="f8f8f8" w:val="clear"/>
                <w:rtl w:val="0"/>
              </w:rPr>
              <w:t xml:space="preserve"> odoo </w:t>
            </w:r>
            <w:r w:rsidDel="00000000" w:rsidR="00000000" w:rsidRPr="00000000">
              <w:rPr>
                <w:rFonts w:ascii="Consolas" w:cs="Consolas" w:eastAsia="Consolas" w:hAnsi="Consolas"/>
                <w:b w:val="1"/>
                <w:color w:val="333333"/>
                <w:sz w:val="20"/>
                <w:szCs w:val="20"/>
                <w:shd w:fill="f8f8f8" w:val="clear"/>
                <w:rtl w:val="0"/>
              </w:rPr>
              <w:t xml:space="preserve">import</w:t>
            </w:r>
            <w:r w:rsidDel="00000000" w:rsidR="00000000" w:rsidRPr="00000000">
              <w:rPr>
                <w:rFonts w:ascii="Consolas" w:cs="Consolas" w:eastAsia="Consolas" w:hAnsi="Consolas"/>
                <w:color w:val="333333"/>
                <w:sz w:val="20"/>
                <w:szCs w:val="20"/>
                <w:shd w:fill="f8f8f8" w:val="clear"/>
                <w:rtl w:val="0"/>
              </w:rPr>
              <w:t xml:space="preserve"> models, fields, api</w:t>
              <w:br w:type="textWrapping"/>
              <w:br w:type="textWrapping"/>
            </w:r>
            <w:r w:rsidDel="00000000" w:rsidR="00000000" w:rsidRPr="00000000">
              <w:rPr>
                <w:rFonts w:ascii="Consolas" w:cs="Consolas" w:eastAsia="Consolas" w:hAnsi="Consolas"/>
                <w:i w:val="1"/>
                <w:color w:val="999988"/>
                <w:sz w:val="20"/>
                <w:szCs w:val="20"/>
                <w:shd w:fill="f8f8f8" w:val="clear"/>
                <w:rtl w:val="0"/>
              </w:rPr>
              <w:t xml:space="preserve">#Definimos el modelo de datos</w:t>
            </w:r>
            <w:r w:rsidDel="00000000" w:rsidR="00000000" w:rsidRPr="00000000">
              <w:rPr>
                <w:rFonts w:ascii="Consolas" w:cs="Consolas" w:eastAsia="Consolas" w:hAnsi="Consolas"/>
                <w:color w:val="333333"/>
                <w:sz w:val="20"/>
                <w:szCs w:val="20"/>
                <w:shd w:fill="f8f8f8" w:val="clear"/>
                <w:rtl w:val="0"/>
              </w:rPr>
              <w:br w:type="textWrapping"/>
            </w:r>
            <w:r w:rsidDel="00000000" w:rsidR="00000000" w:rsidRPr="00000000">
              <w:rPr>
                <w:rFonts w:ascii="Consolas" w:cs="Consolas" w:eastAsia="Consolas" w:hAnsi="Consolas"/>
                <w:b w:val="1"/>
                <w:color w:val="333333"/>
                <w:sz w:val="20"/>
                <w:szCs w:val="20"/>
                <w:shd w:fill="f8f8f8" w:val="clear"/>
                <w:rtl w:val="0"/>
              </w:rPr>
              <w:t xml:space="preserve">class</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b w:val="1"/>
                <w:color w:val="445588"/>
                <w:sz w:val="20"/>
                <w:szCs w:val="20"/>
                <w:shd w:fill="f8f8f8" w:val="clear"/>
                <w:rtl w:val="0"/>
              </w:rPr>
              <w:t xml:space="preserve">lista_tareas</w:t>
            </w:r>
            <w:r w:rsidDel="00000000" w:rsidR="00000000" w:rsidRPr="00000000">
              <w:rPr>
                <w:rFonts w:ascii="Consolas" w:cs="Consolas" w:eastAsia="Consolas" w:hAnsi="Consolas"/>
                <w:color w:val="333333"/>
                <w:sz w:val="20"/>
                <w:szCs w:val="20"/>
                <w:shd w:fill="f8f8f8" w:val="clear"/>
                <w:rtl w:val="0"/>
              </w:rPr>
              <w:t xml:space="preserve">(models.Model):</w:t>
              <w:br w:type="textWrapping"/>
              <w:tab/>
            </w:r>
            <w:r w:rsidDel="00000000" w:rsidR="00000000" w:rsidRPr="00000000">
              <w:rPr>
                <w:rFonts w:ascii="Consolas" w:cs="Consolas" w:eastAsia="Consolas" w:hAnsi="Consolas"/>
                <w:i w:val="1"/>
                <w:color w:val="999988"/>
                <w:sz w:val="20"/>
                <w:szCs w:val="20"/>
                <w:shd w:fill="f8f8f8" w:val="clear"/>
                <w:rtl w:val="0"/>
              </w:rPr>
              <w:t xml:space="preserve">#Nombre y descripcion del modelo de datos</w:t>
            </w:r>
            <w:r w:rsidDel="00000000" w:rsidR="00000000" w:rsidRPr="00000000">
              <w:rPr>
                <w:rFonts w:ascii="Consolas" w:cs="Consolas" w:eastAsia="Consolas" w:hAnsi="Consolas"/>
                <w:color w:val="333333"/>
                <w:sz w:val="20"/>
                <w:szCs w:val="20"/>
                <w:shd w:fill="f8f8f8" w:val="clear"/>
                <w:rtl w:val="0"/>
              </w:rPr>
              <w:br w:type="textWrapping"/>
              <w:tab/>
              <w:t xml:space="preserve">_name = </w:t>
            </w:r>
            <w:r w:rsidDel="00000000" w:rsidR="00000000" w:rsidRPr="00000000">
              <w:rPr>
                <w:rFonts w:ascii="Consolas" w:cs="Consolas" w:eastAsia="Consolas" w:hAnsi="Consolas"/>
                <w:color w:val="dd1144"/>
                <w:sz w:val="20"/>
                <w:szCs w:val="20"/>
                <w:shd w:fill="f8f8f8" w:val="clear"/>
                <w:rtl w:val="0"/>
              </w:rPr>
              <w:t xml:space="preserve">'lista_tareas.lista_tareas'</w:t>
            </w:r>
            <w:r w:rsidDel="00000000" w:rsidR="00000000" w:rsidRPr="00000000">
              <w:rPr>
                <w:rFonts w:ascii="Consolas" w:cs="Consolas" w:eastAsia="Consolas" w:hAnsi="Consolas"/>
                <w:color w:val="333333"/>
                <w:sz w:val="20"/>
                <w:szCs w:val="20"/>
                <w:shd w:fill="f8f8f8" w:val="clear"/>
                <w:rtl w:val="0"/>
              </w:rPr>
              <w:br w:type="textWrapping"/>
              <w:tab/>
              <w:t xml:space="preserve">_description = </w:t>
            </w:r>
            <w:r w:rsidDel="00000000" w:rsidR="00000000" w:rsidRPr="00000000">
              <w:rPr>
                <w:rFonts w:ascii="Consolas" w:cs="Consolas" w:eastAsia="Consolas" w:hAnsi="Consolas"/>
                <w:color w:val="dd1144"/>
                <w:sz w:val="20"/>
                <w:szCs w:val="20"/>
                <w:shd w:fill="f8f8f8" w:val="clear"/>
                <w:rtl w:val="0"/>
              </w:rPr>
              <w:t xml:space="preserve">'lista_tareas.lista_tareas'</w:t>
            </w:r>
            <w:r w:rsidDel="00000000" w:rsidR="00000000" w:rsidRPr="00000000">
              <w:rPr>
                <w:rFonts w:ascii="Consolas" w:cs="Consolas" w:eastAsia="Consolas" w:hAnsi="Consolas"/>
                <w:color w:val="333333"/>
                <w:sz w:val="20"/>
                <w:szCs w:val="20"/>
                <w:shd w:fill="f8f8f8" w:val="clear"/>
                <w:rtl w:val="0"/>
              </w:rPr>
              <w:br w:type="textWrapping"/>
              <w:br w:type="textWrapping"/>
              <w:tab/>
            </w:r>
            <w:r w:rsidDel="00000000" w:rsidR="00000000" w:rsidRPr="00000000">
              <w:rPr>
                <w:rFonts w:ascii="Consolas" w:cs="Consolas" w:eastAsia="Consolas" w:hAnsi="Consolas"/>
                <w:i w:val="1"/>
                <w:color w:val="999988"/>
                <w:sz w:val="20"/>
                <w:szCs w:val="20"/>
                <w:shd w:fill="f8f8f8" w:val="clear"/>
                <w:rtl w:val="0"/>
              </w:rPr>
              <w:t xml:space="preserve">#Elementos de cada fila del modelo de datos</w:t>
            </w:r>
            <w:r w:rsidDel="00000000" w:rsidR="00000000" w:rsidRPr="00000000">
              <w:rPr>
                <w:rFonts w:ascii="Consolas" w:cs="Consolas" w:eastAsia="Consolas" w:hAnsi="Consolas"/>
                <w:color w:val="333333"/>
                <w:sz w:val="20"/>
                <w:szCs w:val="20"/>
                <w:shd w:fill="f8f8f8" w:val="clear"/>
                <w:rtl w:val="0"/>
              </w:rPr>
              <w:br w:type="textWrapping"/>
              <w:tab/>
            </w:r>
            <w:r w:rsidDel="00000000" w:rsidR="00000000" w:rsidRPr="00000000">
              <w:rPr>
                <w:rFonts w:ascii="Consolas" w:cs="Consolas" w:eastAsia="Consolas" w:hAnsi="Consolas"/>
                <w:i w:val="1"/>
                <w:color w:val="999988"/>
                <w:sz w:val="20"/>
                <w:szCs w:val="20"/>
                <w:shd w:fill="f8f8f8" w:val="clear"/>
                <w:rtl w:val="0"/>
              </w:rPr>
              <w:t xml:space="preserve">#Los tipos de datos a usar en el ORM son</w:t>
            </w:r>
            <w:r w:rsidDel="00000000" w:rsidR="00000000" w:rsidRPr="00000000">
              <w:rPr>
                <w:rFonts w:ascii="Consolas" w:cs="Consolas" w:eastAsia="Consolas" w:hAnsi="Consolas"/>
                <w:color w:val="333333"/>
                <w:sz w:val="20"/>
                <w:szCs w:val="20"/>
                <w:shd w:fill="f8f8f8" w:val="clear"/>
                <w:rtl w:val="0"/>
              </w:rPr>
              <w:br w:type="textWrapping"/>
              <w:tab/>
            </w:r>
            <w:r w:rsidDel="00000000" w:rsidR="00000000" w:rsidRPr="00000000">
              <w:rPr>
                <w:rFonts w:ascii="Consolas" w:cs="Consolas" w:eastAsia="Consolas" w:hAnsi="Consolas"/>
                <w:i w:val="1"/>
                <w:color w:val="999988"/>
                <w:sz w:val="20"/>
                <w:szCs w:val="20"/>
                <w:shd w:fill="f8f8f8" w:val="clear"/>
                <w:rtl w:val="0"/>
              </w:rPr>
              <w:t xml:space="preserve"># https://www.odoo.com/documentation/14.0/developer/reference/addons/orm.html#fields</w:t>
            </w:r>
            <w:r w:rsidDel="00000000" w:rsidR="00000000" w:rsidRPr="00000000">
              <w:rPr>
                <w:rFonts w:ascii="Consolas" w:cs="Consolas" w:eastAsia="Consolas" w:hAnsi="Consolas"/>
                <w:color w:val="333333"/>
                <w:sz w:val="20"/>
                <w:szCs w:val="20"/>
                <w:shd w:fill="f8f8f8" w:val="clear"/>
                <w:rtl w:val="0"/>
              </w:rPr>
              <w:br w:type="textWrapping"/>
              <w:t xml:space="preserve">   </w:t>
              <w:br w:type="textWrapping"/>
              <w:tab/>
              <w:t xml:space="preserve">tarea = fields.Char()</w:t>
              <w:br w:type="textWrapping"/>
              <w:tab/>
              <w:t xml:space="preserve">prioridad = fields.Integer()</w:t>
              <w:br w:type="textWrapping"/>
              <w:tab/>
              <w:t xml:space="preserve">urgente = fields.Boolean(compute=</w:t>
            </w:r>
            <w:r w:rsidDel="00000000" w:rsidR="00000000" w:rsidRPr="00000000">
              <w:rPr>
                <w:rFonts w:ascii="Consolas" w:cs="Consolas" w:eastAsia="Consolas" w:hAnsi="Consolas"/>
                <w:color w:val="dd1144"/>
                <w:sz w:val="20"/>
                <w:szCs w:val="20"/>
                <w:shd w:fill="f8f8f8" w:val="clear"/>
                <w:rtl w:val="0"/>
              </w:rPr>
              <w:t xml:space="preserve">"_value_urgente"</w:t>
            </w:r>
            <w:r w:rsidDel="00000000" w:rsidR="00000000" w:rsidRPr="00000000">
              <w:rPr>
                <w:rFonts w:ascii="Consolas" w:cs="Consolas" w:eastAsia="Consolas" w:hAnsi="Consolas"/>
                <w:color w:val="333333"/>
                <w:sz w:val="20"/>
                <w:szCs w:val="20"/>
                <w:shd w:fill="f8f8f8" w:val="clear"/>
                <w:rtl w:val="0"/>
              </w:rPr>
              <w:t xml:space="preserve">, store=</w:t>
            </w:r>
            <w:r w:rsidDel="00000000" w:rsidR="00000000" w:rsidRPr="00000000">
              <w:rPr>
                <w:rFonts w:ascii="Consolas" w:cs="Consolas" w:eastAsia="Consolas" w:hAnsi="Consolas"/>
                <w:b w:val="1"/>
                <w:color w:val="333333"/>
                <w:sz w:val="20"/>
                <w:szCs w:val="20"/>
                <w:shd w:fill="f8f8f8" w:val="clear"/>
                <w:rtl w:val="0"/>
              </w:rPr>
              <w:t xml:space="preserve">True</w:t>
            </w:r>
            <w:r w:rsidDel="00000000" w:rsidR="00000000" w:rsidRPr="00000000">
              <w:rPr>
                <w:rFonts w:ascii="Consolas" w:cs="Consolas" w:eastAsia="Consolas" w:hAnsi="Consolas"/>
                <w:color w:val="333333"/>
                <w:sz w:val="20"/>
                <w:szCs w:val="20"/>
                <w:shd w:fill="f8f8f8" w:val="clear"/>
                <w:rtl w:val="0"/>
              </w:rPr>
              <w:t xml:space="preserve">)</w:t>
              <w:br w:type="textWrapping"/>
              <w:tab/>
              <w:t xml:space="preserve">realizada = fields.Boolean()</w:t>
              <w:br w:type="textWrapping"/>
              <w:br w:type="textWrapping"/>
              <w:br w:type="textWrapping"/>
              <w:tab/>
            </w:r>
            <w:r w:rsidDel="00000000" w:rsidR="00000000" w:rsidRPr="00000000">
              <w:rPr>
                <w:rFonts w:ascii="Consolas" w:cs="Consolas" w:eastAsia="Consolas" w:hAnsi="Consolas"/>
                <w:i w:val="1"/>
                <w:color w:val="999988"/>
                <w:sz w:val="20"/>
                <w:szCs w:val="20"/>
                <w:shd w:fill="f8f8f8" w:val="clear"/>
                <w:rtl w:val="0"/>
              </w:rPr>
              <w:t xml:space="preserve">#Este computo depende de la variable prioridad</w:t>
            </w:r>
            <w:r w:rsidDel="00000000" w:rsidR="00000000" w:rsidRPr="00000000">
              <w:rPr>
                <w:rFonts w:ascii="Consolas" w:cs="Consolas" w:eastAsia="Consolas" w:hAnsi="Consolas"/>
                <w:color w:val="333333"/>
                <w:sz w:val="20"/>
                <w:szCs w:val="20"/>
                <w:shd w:fill="f8f8f8" w:val="clear"/>
                <w:rtl w:val="0"/>
              </w:rPr>
              <w:br w:type="textWrapping"/>
            </w:r>
            <w:r w:rsidDel="00000000" w:rsidR="00000000" w:rsidRPr="00000000">
              <w:rPr>
                <w:rFonts w:ascii="Consolas" w:cs="Consolas" w:eastAsia="Consolas" w:hAnsi="Consolas"/>
                <w:b w:val="1"/>
                <w:color w:val="999999"/>
                <w:sz w:val="20"/>
                <w:szCs w:val="20"/>
                <w:shd w:fill="f8f8f8" w:val="clear"/>
                <w:rtl w:val="0"/>
              </w:rPr>
              <w:tab/>
              <w:t xml:space="preserve">@api.depends('prioridad')</w:t>
            </w:r>
            <w:r w:rsidDel="00000000" w:rsidR="00000000" w:rsidRPr="00000000">
              <w:rPr>
                <w:rFonts w:ascii="Consolas" w:cs="Consolas" w:eastAsia="Consolas" w:hAnsi="Consolas"/>
                <w:color w:val="333333"/>
                <w:sz w:val="20"/>
                <w:szCs w:val="20"/>
                <w:shd w:fill="f8f8f8" w:val="clear"/>
                <w:rtl w:val="0"/>
              </w:rPr>
              <w:br w:type="textWrapping"/>
              <w:tab/>
            </w:r>
            <w:r w:rsidDel="00000000" w:rsidR="00000000" w:rsidRPr="00000000">
              <w:rPr>
                <w:rFonts w:ascii="Consolas" w:cs="Consolas" w:eastAsia="Consolas" w:hAnsi="Consolas"/>
                <w:i w:val="1"/>
                <w:color w:val="999988"/>
                <w:sz w:val="20"/>
                <w:szCs w:val="20"/>
                <w:shd w:fill="f8f8f8" w:val="clear"/>
                <w:rtl w:val="0"/>
              </w:rPr>
              <w:t xml:space="preserve">#Funcion para calcular el valor de urgente</w:t>
            </w:r>
            <w:r w:rsidDel="00000000" w:rsidR="00000000" w:rsidRPr="00000000">
              <w:rPr>
                <w:rFonts w:ascii="Consolas" w:cs="Consolas" w:eastAsia="Consolas" w:hAnsi="Consolas"/>
                <w:color w:val="333333"/>
                <w:sz w:val="20"/>
                <w:szCs w:val="20"/>
                <w:shd w:fill="f8f8f8" w:val="clear"/>
                <w:rtl w:val="0"/>
              </w:rPr>
              <w:br w:type="textWrapping"/>
              <w:tab/>
            </w:r>
            <w:r w:rsidDel="00000000" w:rsidR="00000000" w:rsidRPr="00000000">
              <w:rPr>
                <w:rFonts w:ascii="Consolas" w:cs="Consolas" w:eastAsia="Consolas" w:hAnsi="Consolas"/>
                <w:b w:val="1"/>
                <w:color w:val="333333"/>
                <w:sz w:val="20"/>
                <w:szCs w:val="20"/>
                <w:shd w:fill="f8f8f8" w:val="clear"/>
                <w:rtl w:val="0"/>
              </w:rPr>
              <w:t xml:space="preserve">def</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b w:val="1"/>
                <w:color w:val="990000"/>
                <w:sz w:val="20"/>
                <w:szCs w:val="20"/>
                <w:shd w:fill="f8f8f8" w:val="clear"/>
                <w:rtl w:val="0"/>
              </w:rPr>
              <w:t xml:space="preserve">_value_urgente</w:t>
            </w:r>
            <w:r w:rsidDel="00000000" w:rsidR="00000000" w:rsidRPr="00000000">
              <w:rPr>
                <w:rFonts w:ascii="Consolas" w:cs="Consolas" w:eastAsia="Consolas" w:hAnsi="Consolas"/>
                <w:color w:val="333333"/>
                <w:sz w:val="20"/>
                <w:szCs w:val="20"/>
                <w:shd w:fill="f8f8f8" w:val="clear"/>
                <w:rtl w:val="0"/>
              </w:rPr>
              <w:t xml:space="preserve">(self):</w:t>
              <w:br w:type="textWrapping"/>
              <w:t xml:space="preserve">    </w:t>
              <w:tab/>
            </w:r>
            <w:r w:rsidDel="00000000" w:rsidR="00000000" w:rsidRPr="00000000">
              <w:rPr>
                <w:rFonts w:ascii="Consolas" w:cs="Consolas" w:eastAsia="Consolas" w:hAnsi="Consolas"/>
                <w:i w:val="1"/>
                <w:color w:val="999988"/>
                <w:sz w:val="20"/>
                <w:szCs w:val="20"/>
                <w:shd w:fill="f8f8f8" w:val="clear"/>
                <w:rtl w:val="0"/>
              </w:rPr>
              <w:t xml:space="preserve">#Para cada registro</w:t>
            </w:r>
            <w:r w:rsidDel="00000000" w:rsidR="00000000" w:rsidRPr="00000000">
              <w:rPr>
                <w:rFonts w:ascii="Consolas" w:cs="Consolas" w:eastAsia="Consolas" w:hAnsi="Consolas"/>
                <w:color w:val="333333"/>
                <w:sz w:val="20"/>
                <w:szCs w:val="20"/>
                <w:shd w:fill="f8f8f8" w:val="clear"/>
                <w:rtl w:val="0"/>
              </w:rPr>
              <w:br w:type="textWrapping"/>
              <w:t xml:space="preserve">    </w:t>
              <w:tab/>
            </w:r>
            <w:r w:rsidDel="00000000" w:rsidR="00000000" w:rsidRPr="00000000">
              <w:rPr>
                <w:rFonts w:ascii="Consolas" w:cs="Consolas" w:eastAsia="Consolas" w:hAnsi="Consolas"/>
                <w:b w:val="1"/>
                <w:color w:val="333333"/>
                <w:sz w:val="20"/>
                <w:szCs w:val="20"/>
                <w:shd w:fill="f8f8f8" w:val="clear"/>
                <w:rtl w:val="0"/>
              </w:rPr>
              <w:t xml:space="preserve">for</w:t>
            </w:r>
            <w:r w:rsidDel="00000000" w:rsidR="00000000" w:rsidRPr="00000000">
              <w:rPr>
                <w:rFonts w:ascii="Consolas" w:cs="Consolas" w:eastAsia="Consolas" w:hAnsi="Consolas"/>
                <w:color w:val="333333"/>
                <w:sz w:val="20"/>
                <w:szCs w:val="20"/>
                <w:shd w:fill="f8f8f8" w:val="clear"/>
                <w:rtl w:val="0"/>
              </w:rPr>
              <w:t xml:space="preserve"> record </w:t>
            </w:r>
            <w:r w:rsidDel="00000000" w:rsidR="00000000" w:rsidRPr="00000000">
              <w:rPr>
                <w:rFonts w:ascii="Consolas" w:cs="Consolas" w:eastAsia="Consolas" w:hAnsi="Consolas"/>
                <w:b w:val="1"/>
                <w:color w:val="333333"/>
                <w:sz w:val="20"/>
                <w:szCs w:val="20"/>
                <w:shd w:fill="f8f8f8" w:val="clear"/>
                <w:rtl w:val="0"/>
              </w:rPr>
              <w:t xml:space="preserve">in</w:t>
            </w:r>
            <w:r w:rsidDel="00000000" w:rsidR="00000000" w:rsidRPr="00000000">
              <w:rPr>
                <w:rFonts w:ascii="Consolas" w:cs="Consolas" w:eastAsia="Consolas" w:hAnsi="Consolas"/>
                <w:color w:val="333333"/>
                <w:sz w:val="20"/>
                <w:szCs w:val="20"/>
                <w:shd w:fill="f8f8f8" w:val="clear"/>
                <w:rtl w:val="0"/>
              </w:rPr>
              <w:t xml:space="preserve"> self:</w:t>
              <w:br w:type="textWrapping"/>
              <w:t xml:space="preserve">        </w:t>
              <w:tab/>
            </w:r>
            <w:r w:rsidDel="00000000" w:rsidR="00000000" w:rsidRPr="00000000">
              <w:rPr>
                <w:rFonts w:ascii="Consolas" w:cs="Consolas" w:eastAsia="Consolas" w:hAnsi="Consolas"/>
                <w:i w:val="1"/>
                <w:color w:val="999988"/>
                <w:sz w:val="20"/>
                <w:szCs w:val="20"/>
                <w:shd w:fill="f8f8f8" w:val="clear"/>
                <w:rtl w:val="0"/>
              </w:rPr>
              <w:t xml:space="preserve">#Si la prioridad es mayor que 10, se considera urgente, en otro caso no lo es</w:t>
            </w:r>
            <w:r w:rsidDel="00000000" w:rsidR="00000000" w:rsidRPr="00000000">
              <w:rPr>
                <w:rFonts w:ascii="Consolas" w:cs="Consolas" w:eastAsia="Consolas" w:hAnsi="Consolas"/>
                <w:color w:val="333333"/>
                <w:sz w:val="20"/>
                <w:szCs w:val="20"/>
                <w:shd w:fill="f8f8f8" w:val="clear"/>
                <w:rtl w:val="0"/>
              </w:rPr>
              <w:br w:type="textWrapping"/>
              <w:t xml:space="preserve">        </w:t>
              <w:tab/>
            </w:r>
            <w:r w:rsidDel="00000000" w:rsidR="00000000" w:rsidRPr="00000000">
              <w:rPr>
                <w:rFonts w:ascii="Consolas" w:cs="Consolas" w:eastAsia="Consolas" w:hAnsi="Consolas"/>
                <w:b w:val="1"/>
                <w:color w:val="333333"/>
                <w:sz w:val="20"/>
                <w:szCs w:val="20"/>
                <w:shd w:fill="f8f8f8" w:val="clear"/>
                <w:rtl w:val="0"/>
              </w:rPr>
              <w:t xml:space="preserve">if</w:t>
            </w:r>
            <w:r w:rsidDel="00000000" w:rsidR="00000000" w:rsidRPr="00000000">
              <w:rPr>
                <w:rFonts w:ascii="Consolas" w:cs="Consolas" w:eastAsia="Consolas" w:hAnsi="Consolas"/>
                <w:color w:val="333333"/>
                <w:sz w:val="20"/>
                <w:szCs w:val="20"/>
                <w:shd w:fill="f8f8f8" w:val="clear"/>
                <w:rtl w:val="0"/>
              </w:rPr>
              <w:t xml:space="preserve"> record.prioridad&gt;</w:t>
            </w:r>
            <w:r w:rsidDel="00000000" w:rsidR="00000000" w:rsidRPr="00000000">
              <w:rPr>
                <w:rFonts w:ascii="Consolas" w:cs="Consolas" w:eastAsia="Consolas" w:hAnsi="Consolas"/>
                <w:color w:val="008080"/>
                <w:sz w:val="20"/>
                <w:szCs w:val="20"/>
                <w:shd w:fill="f8f8f8" w:val="clear"/>
                <w:rtl w:val="0"/>
              </w:rPr>
              <w:t xml:space="preserve">10</w:t>
            </w:r>
            <w:r w:rsidDel="00000000" w:rsidR="00000000" w:rsidRPr="00000000">
              <w:rPr>
                <w:rFonts w:ascii="Consolas" w:cs="Consolas" w:eastAsia="Consolas" w:hAnsi="Consolas"/>
                <w:color w:val="333333"/>
                <w:sz w:val="20"/>
                <w:szCs w:val="20"/>
                <w:shd w:fill="f8f8f8" w:val="clear"/>
                <w:rtl w:val="0"/>
              </w:rPr>
              <w:t xml:space="preserve">:</w:t>
              <w:br w:type="textWrapping"/>
              <w:t xml:space="preserve">            </w:t>
              <w:tab/>
              <w:t xml:space="preserve">record.urgente = </w:t>
            </w:r>
            <w:r w:rsidDel="00000000" w:rsidR="00000000" w:rsidRPr="00000000">
              <w:rPr>
                <w:rFonts w:ascii="Consolas" w:cs="Consolas" w:eastAsia="Consolas" w:hAnsi="Consolas"/>
                <w:b w:val="1"/>
                <w:color w:val="333333"/>
                <w:sz w:val="20"/>
                <w:szCs w:val="20"/>
                <w:shd w:fill="f8f8f8" w:val="clear"/>
                <w:rtl w:val="0"/>
              </w:rPr>
              <w:t xml:space="preserve">True</w:t>
            </w:r>
            <w:r w:rsidDel="00000000" w:rsidR="00000000" w:rsidRPr="00000000">
              <w:rPr>
                <w:rFonts w:ascii="Consolas" w:cs="Consolas" w:eastAsia="Consolas" w:hAnsi="Consolas"/>
                <w:color w:val="333333"/>
                <w:sz w:val="20"/>
                <w:szCs w:val="20"/>
                <w:shd w:fill="f8f8f8" w:val="clear"/>
                <w:rtl w:val="0"/>
              </w:rPr>
              <w:br w:type="textWrapping"/>
              <w:t xml:space="preserve">        </w:t>
              <w:tab/>
            </w:r>
            <w:r w:rsidDel="00000000" w:rsidR="00000000" w:rsidRPr="00000000">
              <w:rPr>
                <w:rFonts w:ascii="Consolas" w:cs="Consolas" w:eastAsia="Consolas" w:hAnsi="Consolas"/>
                <w:b w:val="1"/>
                <w:color w:val="333333"/>
                <w:sz w:val="20"/>
                <w:szCs w:val="20"/>
                <w:shd w:fill="f8f8f8" w:val="clear"/>
                <w:rtl w:val="0"/>
              </w:rPr>
              <w:t xml:space="preserve">else</w:t>
            </w:r>
            <w:r w:rsidDel="00000000" w:rsidR="00000000" w:rsidRPr="00000000">
              <w:rPr>
                <w:rFonts w:ascii="Consolas" w:cs="Consolas" w:eastAsia="Consolas" w:hAnsi="Consolas"/>
                <w:color w:val="333333"/>
                <w:sz w:val="20"/>
                <w:szCs w:val="20"/>
                <w:shd w:fill="f8f8f8" w:val="clear"/>
                <w:rtl w:val="0"/>
              </w:rPr>
              <w:t xml:space="preserve">:</w:t>
              <w:br w:type="textWrapping"/>
              <w:t xml:space="preserve">            </w:t>
              <w:tab/>
              <w:t xml:space="preserve">record.urgente = </w:t>
            </w:r>
            <w:r w:rsidDel="00000000" w:rsidR="00000000" w:rsidRPr="00000000">
              <w:rPr>
                <w:rFonts w:ascii="Consolas" w:cs="Consolas" w:eastAsia="Consolas" w:hAnsi="Consolas"/>
                <w:b w:val="1"/>
                <w:color w:val="333333"/>
                <w:sz w:val="20"/>
                <w:szCs w:val="20"/>
                <w:shd w:fill="f8f8f8" w:val="clear"/>
                <w:rtl w:val="0"/>
              </w:rPr>
              <w:t xml:space="preserve">False</w:t>
            </w:r>
            <w:r w:rsidDel="00000000" w:rsidR="00000000" w:rsidRPr="00000000">
              <w:rPr>
                <w:rtl w:val="0"/>
              </w:rPr>
            </w:r>
          </w:p>
        </w:tc>
      </w:tr>
    </w:tbl>
    <w:p w:rsidR="00000000" w:rsidDel="00000000" w:rsidP="00000000" w:rsidRDefault="00000000" w:rsidRPr="00000000" w14:paraId="000000E7">
      <w:pPr>
        <w:pageBreakBefore w:val="0"/>
        <w:rPr/>
      </w:pPr>
      <w:r w:rsidDel="00000000" w:rsidR="00000000" w:rsidRPr="00000000">
        <w:rPr>
          <w:rtl w:val="0"/>
        </w:rPr>
      </w:r>
    </w:p>
    <w:p w:rsidR="00000000" w:rsidDel="00000000" w:rsidP="00000000" w:rsidRDefault="00000000" w:rsidRPr="00000000" w14:paraId="000000E8">
      <w:pPr>
        <w:pageBreakBefore w:val="0"/>
        <w:rPr>
          <w:b w:val="1"/>
        </w:rPr>
      </w:pPr>
      <w:r w:rsidDel="00000000" w:rsidR="00000000" w:rsidRPr="00000000">
        <w:rPr>
          <w:b w:val="1"/>
          <w:rtl w:val="0"/>
        </w:rPr>
        <w:t xml:space="preserve">Fitxer "views.xml":</w:t>
      </w:r>
    </w:p>
    <w:tbl>
      <w:tblPr>
        <w:tblStyle w:val="Table7"/>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E9">
            <w:pPr>
              <w:spacing w:after="0" w:before="0" w:line="276" w:lineRule="auto"/>
              <w:jc w:val="left"/>
              <w:rPr>
                <w:b w:val="1"/>
                <w:sz w:val="20"/>
                <w:szCs w:val="20"/>
              </w:rPr>
            </w:pPr>
            <w:r w:rsidDel="00000000" w:rsidR="00000000" w:rsidRPr="00000000">
              <w:rPr>
                <w:rFonts w:ascii="Consolas" w:cs="Consolas" w:eastAsia="Consolas" w:hAnsi="Consolas"/>
                <w:b w:val="1"/>
                <w:color w:val="333333"/>
                <w:sz w:val="20"/>
                <w:szCs w:val="20"/>
                <w:shd w:fill="f8f8f8" w:val="clear"/>
                <w:rtl w:val="0"/>
              </w:rPr>
              <w:t xml:space="preserve">&lt;odoo&gt;</w:t>
              <w:br w:type="textWrapping"/>
              <w:t xml:space="preserve">  &lt;data&gt;</w:t>
              <w:br w:type="textWrapping"/>
              <w:tab/>
              <w:t xml:space="preserve">&lt;!-- explicit list view definition --&gt;</w:t>
              <w:br w:type="textWrapping"/>
              <w:tab/>
              <w:t xml:space="preserve">&lt;!-- Definimos c</w:t>
            </w:r>
            <w:ins w:author="ALFREDO OLTRA ORENGO" w:id="0" w:date="2022-08-08T11:53:11Z">
              <w:r w:rsidDel="00000000" w:rsidR="00000000" w:rsidRPr="00000000">
                <w:rPr>
                  <w:rFonts w:ascii="Consolas" w:cs="Consolas" w:eastAsia="Consolas" w:hAnsi="Consolas"/>
                  <w:b w:val="1"/>
                  <w:color w:val="333333"/>
                  <w:sz w:val="20"/>
                  <w:szCs w:val="20"/>
                  <w:shd w:fill="f8f8f8" w:val="clear"/>
                  <w:rtl w:val="0"/>
                </w:rPr>
                <w:t xml:space="preserve">ó</w:t>
              </w:r>
            </w:ins>
            <w:del w:author="ALFREDO OLTRA ORENGO" w:id="0" w:date="2022-08-08T11:53:11Z">
              <w:r w:rsidDel="00000000" w:rsidR="00000000" w:rsidRPr="00000000">
                <w:rPr>
                  <w:rFonts w:ascii="Consolas" w:cs="Consolas" w:eastAsia="Consolas" w:hAnsi="Consolas"/>
                  <w:b w:val="1"/>
                  <w:color w:val="333333"/>
                  <w:sz w:val="20"/>
                  <w:szCs w:val="20"/>
                  <w:shd w:fill="f8f8f8" w:val="clear"/>
                  <w:rtl w:val="0"/>
                </w:rPr>
                <w:delText xml:space="preserve">o</w:delText>
              </w:r>
            </w:del>
            <w:r w:rsidDel="00000000" w:rsidR="00000000" w:rsidRPr="00000000">
              <w:rPr>
                <w:rFonts w:ascii="Consolas" w:cs="Consolas" w:eastAsia="Consolas" w:hAnsi="Consolas"/>
                <w:b w:val="1"/>
                <w:color w:val="333333"/>
                <w:sz w:val="20"/>
                <w:szCs w:val="20"/>
                <w:shd w:fill="f8f8f8" w:val="clear"/>
                <w:rtl w:val="0"/>
              </w:rPr>
              <w:t xml:space="preserve">mo es la vista expl</w:t>
            </w:r>
            <w:ins w:author="ALFREDO OLTRA ORENGO" w:id="1" w:date="2022-08-08T11:53:16Z">
              <w:r w:rsidDel="00000000" w:rsidR="00000000" w:rsidRPr="00000000">
                <w:rPr>
                  <w:rFonts w:ascii="Consolas" w:cs="Consolas" w:eastAsia="Consolas" w:hAnsi="Consolas"/>
                  <w:b w:val="1"/>
                  <w:color w:val="333333"/>
                  <w:sz w:val="20"/>
                  <w:szCs w:val="20"/>
                  <w:shd w:fill="f8f8f8" w:val="clear"/>
                  <w:rtl w:val="0"/>
                </w:rPr>
                <w:t xml:space="preserve">í</w:t>
              </w:r>
            </w:ins>
            <w:del w:author="ALFREDO OLTRA ORENGO" w:id="1" w:date="2022-08-08T11:53:16Z">
              <w:r w:rsidDel="00000000" w:rsidR="00000000" w:rsidRPr="00000000">
                <w:rPr>
                  <w:rFonts w:ascii="Consolas" w:cs="Consolas" w:eastAsia="Consolas" w:hAnsi="Consolas"/>
                  <w:b w:val="1"/>
                  <w:color w:val="333333"/>
                  <w:sz w:val="20"/>
                  <w:szCs w:val="20"/>
                  <w:shd w:fill="f8f8f8" w:val="clear"/>
                  <w:rtl w:val="0"/>
                </w:rPr>
                <w:delText xml:space="preserve">i</w:delText>
              </w:r>
            </w:del>
            <w:r w:rsidDel="00000000" w:rsidR="00000000" w:rsidRPr="00000000">
              <w:rPr>
                <w:rFonts w:ascii="Consolas" w:cs="Consolas" w:eastAsia="Consolas" w:hAnsi="Consolas"/>
                <w:b w:val="1"/>
                <w:color w:val="333333"/>
                <w:sz w:val="20"/>
                <w:szCs w:val="20"/>
                <w:shd w:fill="f8f8f8" w:val="clear"/>
                <w:rtl w:val="0"/>
              </w:rPr>
              <w:t xml:space="preserve">cita de la li</w:t>
            </w:r>
            <w:ins w:author="ALFREDO OLTRA ORENGO" w:id="2" w:date="2022-08-08T11:53:21Z">
              <w:r w:rsidDel="00000000" w:rsidR="00000000" w:rsidRPr="00000000">
                <w:rPr>
                  <w:rFonts w:ascii="Consolas" w:cs="Consolas" w:eastAsia="Consolas" w:hAnsi="Consolas"/>
                  <w:b w:val="1"/>
                  <w:color w:val="333333"/>
                  <w:sz w:val="20"/>
                  <w:szCs w:val="20"/>
                  <w:shd w:fill="f8f8f8" w:val="clear"/>
                  <w:rtl w:val="0"/>
                </w:rPr>
                <w:t xml:space="preserve">s</w:t>
              </w:r>
            </w:ins>
            <w:r w:rsidDel="00000000" w:rsidR="00000000" w:rsidRPr="00000000">
              <w:rPr>
                <w:rFonts w:ascii="Consolas" w:cs="Consolas" w:eastAsia="Consolas" w:hAnsi="Consolas"/>
                <w:b w:val="1"/>
                <w:color w:val="333333"/>
                <w:sz w:val="20"/>
                <w:szCs w:val="20"/>
                <w:shd w:fill="f8f8f8" w:val="clear"/>
                <w:rtl w:val="0"/>
              </w:rPr>
              <w:t xml:space="preserve">tas--&gt;</w:t>
              <w:br w:type="textWrapping"/>
              <w:tab/>
              <w:t xml:space="preserve">&lt;record model=</w:t>
            </w:r>
            <w:r w:rsidDel="00000000" w:rsidR="00000000" w:rsidRPr="00000000">
              <w:rPr>
                <w:rFonts w:ascii="Consolas" w:cs="Consolas" w:eastAsia="Consolas" w:hAnsi="Consolas"/>
                <w:b w:val="1"/>
                <w:color w:val="dd1144"/>
                <w:sz w:val="20"/>
                <w:szCs w:val="20"/>
                <w:shd w:fill="f8f8f8" w:val="clear"/>
                <w:rtl w:val="0"/>
              </w:rPr>
              <w:t xml:space="preserve">"ir.ui.view"</w:t>
            </w:r>
            <w:r w:rsidDel="00000000" w:rsidR="00000000" w:rsidRPr="00000000">
              <w:rPr>
                <w:rFonts w:ascii="Consolas" w:cs="Consolas" w:eastAsia="Consolas" w:hAnsi="Consolas"/>
                <w:b w:val="1"/>
                <w:color w:val="333333"/>
                <w:sz w:val="20"/>
                <w:szCs w:val="20"/>
                <w:shd w:fill="f8f8f8" w:val="clear"/>
                <w:rtl w:val="0"/>
              </w:rPr>
              <w:t xml:space="preserve"> id=</w:t>
            </w:r>
            <w:r w:rsidDel="00000000" w:rsidR="00000000" w:rsidRPr="00000000">
              <w:rPr>
                <w:rFonts w:ascii="Consolas" w:cs="Consolas" w:eastAsia="Consolas" w:hAnsi="Consolas"/>
                <w:b w:val="1"/>
                <w:color w:val="dd1144"/>
                <w:sz w:val="20"/>
                <w:szCs w:val="20"/>
                <w:shd w:fill="f8f8f8" w:val="clear"/>
                <w:rtl w:val="0"/>
              </w:rPr>
              <w:t xml:space="preserve">"lista_tareas.list"</w:t>
            </w:r>
            <w:r w:rsidDel="00000000" w:rsidR="00000000" w:rsidRPr="00000000">
              <w:rPr>
                <w:rFonts w:ascii="Consolas" w:cs="Consolas" w:eastAsia="Consolas" w:hAnsi="Consolas"/>
                <w:b w:val="1"/>
                <w:color w:val="333333"/>
                <w:sz w:val="20"/>
                <w:szCs w:val="20"/>
                <w:shd w:fill="f8f8f8" w:val="clear"/>
                <w:rtl w:val="0"/>
              </w:rPr>
              <w:t xml:space="preserve">&gt;</w:t>
              <w:br w:type="textWrapping"/>
              <w:t xml:space="preserve">  </w:t>
              <w:tab/>
              <w:t xml:space="preserve">&lt;field name=</w:t>
            </w:r>
            <w:r w:rsidDel="00000000" w:rsidR="00000000" w:rsidRPr="00000000">
              <w:rPr>
                <w:rFonts w:ascii="Consolas" w:cs="Consolas" w:eastAsia="Consolas" w:hAnsi="Consolas"/>
                <w:b w:val="1"/>
                <w:color w:val="dd1144"/>
                <w:sz w:val="20"/>
                <w:szCs w:val="20"/>
                <w:shd w:fill="f8f8f8" w:val="clear"/>
                <w:rtl w:val="0"/>
              </w:rPr>
              <w:t xml:space="preserve">"name"</w:t>
            </w:r>
            <w:r w:rsidDel="00000000" w:rsidR="00000000" w:rsidRPr="00000000">
              <w:rPr>
                <w:rFonts w:ascii="Consolas" w:cs="Consolas" w:eastAsia="Consolas" w:hAnsi="Consolas"/>
                <w:b w:val="1"/>
                <w:color w:val="333333"/>
                <w:sz w:val="20"/>
                <w:szCs w:val="20"/>
                <w:shd w:fill="f8f8f8" w:val="clear"/>
                <w:rtl w:val="0"/>
              </w:rPr>
              <w:t xml:space="preserve">&gt;lista_tareas list&lt;/field&gt;</w:t>
              <w:br w:type="textWrapping"/>
              <w:t xml:space="preserve">  </w:t>
              <w:tab/>
              <w:t xml:space="preserve">&lt;field name=</w:t>
            </w:r>
            <w:r w:rsidDel="00000000" w:rsidR="00000000" w:rsidRPr="00000000">
              <w:rPr>
                <w:rFonts w:ascii="Consolas" w:cs="Consolas" w:eastAsia="Consolas" w:hAnsi="Consolas"/>
                <w:b w:val="1"/>
                <w:color w:val="dd1144"/>
                <w:sz w:val="20"/>
                <w:szCs w:val="20"/>
                <w:shd w:fill="f8f8f8" w:val="clear"/>
                <w:rtl w:val="0"/>
              </w:rPr>
              <w:t xml:space="preserve">"model"</w:t>
            </w:r>
            <w:r w:rsidDel="00000000" w:rsidR="00000000" w:rsidRPr="00000000">
              <w:rPr>
                <w:rFonts w:ascii="Consolas" w:cs="Consolas" w:eastAsia="Consolas" w:hAnsi="Consolas"/>
                <w:b w:val="1"/>
                <w:color w:val="333333"/>
                <w:sz w:val="20"/>
                <w:szCs w:val="20"/>
                <w:shd w:fill="f8f8f8" w:val="clear"/>
                <w:rtl w:val="0"/>
              </w:rPr>
              <w:t xml:space="preserve">&gt;lista_tareas.lista_tareas&lt;/field&gt;</w:t>
              <w:br w:type="textWrapping"/>
              <w:t xml:space="preserve">  </w:t>
              <w:tab/>
              <w:t xml:space="preserve">&lt;field name=</w:t>
            </w:r>
            <w:r w:rsidDel="00000000" w:rsidR="00000000" w:rsidRPr="00000000">
              <w:rPr>
                <w:rFonts w:ascii="Consolas" w:cs="Consolas" w:eastAsia="Consolas" w:hAnsi="Consolas"/>
                <w:b w:val="1"/>
                <w:color w:val="dd1144"/>
                <w:sz w:val="20"/>
                <w:szCs w:val="20"/>
                <w:shd w:fill="f8f8f8" w:val="clear"/>
                <w:rtl w:val="0"/>
              </w:rPr>
              <w:t xml:space="preserve">"arch"</w:t>
            </w:r>
            <w:r w:rsidDel="00000000" w:rsidR="00000000" w:rsidRPr="00000000">
              <w:rPr>
                <w:rFonts w:ascii="Consolas" w:cs="Consolas" w:eastAsia="Consolas" w:hAnsi="Consolas"/>
                <w:b w:val="1"/>
                <w:color w:val="333333"/>
                <w:sz w:val="20"/>
                <w:szCs w:val="20"/>
                <w:shd w:fill="f8f8f8" w:val="clear"/>
                <w:rtl w:val="0"/>
              </w:rPr>
              <w:t xml:space="preserve"> type=</w:t>
            </w:r>
            <w:r w:rsidDel="00000000" w:rsidR="00000000" w:rsidRPr="00000000">
              <w:rPr>
                <w:rFonts w:ascii="Consolas" w:cs="Consolas" w:eastAsia="Consolas" w:hAnsi="Consolas"/>
                <w:b w:val="1"/>
                <w:color w:val="dd1144"/>
                <w:sz w:val="20"/>
                <w:szCs w:val="20"/>
                <w:shd w:fill="f8f8f8" w:val="clear"/>
                <w:rtl w:val="0"/>
              </w:rPr>
              <w:t xml:space="preserve">"xml"</w:t>
            </w:r>
            <w:r w:rsidDel="00000000" w:rsidR="00000000" w:rsidRPr="00000000">
              <w:rPr>
                <w:rFonts w:ascii="Consolas" w:cs="Consolas" w:eastAsia="Consolas" w:hAnsi="Consolas"/>
                <w:b w:val="1"/>
                <w:color w:val="333333"/>
                <w:sz w:val="20"/>
                <w:szCs w:val="20"/>
                <w:shd w:fill="f8f8f8" w:val="clear"/>
                <w:rtl w:val="0"/>
              </w:rPr>
              <w:t xml:space="preserve">&gt;</w:t>
              <w:br w:type="textWrapping"/>
              <w:t xml:space="preserve">    </w:t>
              <w:tab/>
              <w:t xml:space="preserve">&lt;tree&gt;</w:t>
              <w:br w:type="textWrapping"/>
              <w:t xml:space="preserve">      </w:t>
              <w:tab/>
              <w:t xml:space="preserve">&lt;field name=</w:t>
            </w:r>
            <w:r w:rsidDel="00000000" w:rsidR="00000000" w:rsidRPr="00000000">
              <w:rPr>
                <w:rFonts w:ascii="Consolas" w:cs="Consolas" w:eastAsia="Consolas" w:hAnsi="Consolas"/>
                <w:b w:val="1"/>
                <w:color w:val="dd1144"/>
                <w:sz w:val="20"/>
                <w:szCs w:val="20"/>
                <w:shd w:fill="f8f8f8" w:val="clear"/>
                <w:rtl w:val="0"/>
              </w:rPr>
              <w:t xml:space="preserve">"tarea"</w:t>
            </w:r>
            <w:r w:rsidDel="00000000" w:rsidR="00000000" w:rsidRPr="00000000">
              <w:rPr>
                <w:rFonts w:ascii="Consolas" w:cs="Consolas" w:eastAsia="Consolas" w:hAnsi="Consolas"/>
                <w:b w:val="1"/>
                <w:color w:val="333333"/>
                <w:sz w:val="20"/>
                <w:szCs w:val="20"/>
                <w:shd w:fill="f8f8f8" w:val="clear"/>
                <w:rtl w:val="0"/>
              </w:rPr>
              <w:t xml:space="preserve">/&gt;</w:t>
              <w:br w:type="textWrapping"/>
              <w:t xml:space="preserve">      </w:t>
              <w:tab/>
              <w:t xml:space="preserve">&lt;field name=</w:t>
            </w:r>
            <w:r w:rsidDel="00000000" w:rsidR="00000000" w:rsidRPr="00000000">
              <w:rPr>
                <w:rFonts w:ascii="Consolas" w:cs="Consolas" w:eastAsia="Consolas" w:hAnsi="Consolas"/>
                <w:b w:val="1"/>
                <w:color w:val="dd1144"/>
                <w:sz w:val="20"/>
                <w:szCs w:val="20"/>
                <w:shd w:fill="f8f8f8" w:val="clear"/>
                <w:rtl w:val="0"/>
              </w:rPr>
              <w:t xml:space="preserve">"prioridad"</w:t>
            </w:r>
            <w:r w:rsidDel="00000000" w:rsidR="00000000" w:rsidRPr="00000000">
              <w:rPr>
                <w:rFonts w:ascii="Consolas" w:cs="Consolas" w:eastAsia="Consolas" w:hAnsi="Consolas"/>
                <w:b w:val="1"/>
                <w:color w:val="333333"/>
                <w:sz w:val="20"/>
                <w:szCs w:val="20"/>
                <w:shd w:fill="f8f8f8" w:val="clear"/>
                <w:rtl w:val="0"/>
              </w:rPr>
              <w:t xml:space="preserve">/&gt;</w:t>
              <w:br w:type="textWrapping"/>
              <w:t xml:space="preserve">      </w:t>
              <w:tab/>
              <w:t xml:space="preserve">&lt;field name=</w:t>
            </w:r>
            <w:r w:rsidDel="00000000" w:rsidR="00000000" w:rsidRPr="00000000">
              <w:rPr>
                <w:rFonts w:ascii="Consolas" w:cs="Consolas" w:eastAsia="Consolas" w:hAnsi="Consolas"/>
                <w:b w:val="1"/>
                <w:color w:val="dd1144"/>
                <w:sz w:val="20"/>
                <w:szCs w:val="20"/>
                <w:shd w:fill="f8f8f8" w:val="clear"/>
                <w:rtl w:val="0"/>
              </w:rPr>
              <w:t xml:space="preserve">"urgente"</w:t>
            </w:r>
            <w:r w:rsidDel="00000000" w:rsidR="00000000" w:rsidRPr="00000000">
              <w:rPr>
                <w:rFonts w:ascii="Consolas" w:cs="Consolas" w:eastAsia="Consolas" w:hAnsi="Consolas"/>
                <w:b w:val="1"/>
                <w:color w:val="333333"/>
                <w:sz w:val="20"/>
                <w:szCs w:val="20"/>
                <w:shd w:fill="f8f8f8" w:val="clear"/>
                <w:rtl w:val="0"/>
              </w:rPr>
              <w:t xml:space="preserve">/&gt;</w:t>
              <w:br w:type="textWrapping"/>
              <w:t xml:space="preserve">      </w:t>
              <w:tab/>
              <w:t xml:space="preserve">&lt;field name=</w:t>
            </w:r>
            <w:r w:rsidDel="00000000" w:rsidR="00000000" w:rsidRPr="00000000">
              <w:rPr>
                <w:rFonts w:ascii="Consolas" w:cs="Consolas" w:eastAsia="Consolas" w:hAnsi="Consolas"/>
                <w:b w:val="1"/>
                <w:color w:val="dd1144"/>
                <w:sz w:val="20"/>
                <w:szCs w:val="20"/>
                <w:shd w:fill="f8f8f8" w:val="clear"/>
                <w:rtl w:val="0"/>
              </w:rPr>
              <w:t xml:space="preserve">"realizada"</w:t>
            </w:r>
            <w:r w:rsidDel="00000000" w:rsidR="00000000" w:rsidRPr="00000000">
              <w:rPr>
                <w:rFonts w:ascii="Consolas" w:cs="Consolas" w:eastAsia="Consolas" w:hAnsi="Consolas"/>
                <w:b w:val="1"/>
                <w:color w:val="333333"/>
                <w:sz w:val="20"/>
                <w:szCs w:val="20"/>
                <w:shd w:fill="f8f8f8" w:val="clear"/>
                <w:rtl w:val="0"/>
              </w:rPr>
              <w:t xml:space="preserve">/&gt;</w:t>
              <w:br w:type="textWrapping"/>
              <w:t xml:space="preserve">    </w:t>
              <w:tab/>
              <w:t xml:space="preserve">&lt;/tree&gt;</w:t>
              <w:br w:type="textWrapping"/>
              <w:t xml:space="preserve">  </w:t>
              <w:tab/>
              <w:t xml:space="preserve">&lt;/field&gt;</w:t>
              <w:br w:type="textWrapping"/>
              <w:tab/>
              <w:t xml:space="preserve">&lt;/record&gt;</w:t>
              <w:br w:type="textWrapping"/>
              <w:tab/>
              <w:t xml:space="preserve">&lt;!-- actions opening views on models --&gt;</w:t>
              <w:br w:type="textWrapping"/>
              <w:tab/>
              <w:t xml:space="preserve">&lt;!-- Acciones al abrir las vistas en los modelos</w:t>
              <w:br w:type="textWrapping"/>
              <w:tab/>
              <w:t xml:space="preserve">https://www.odoo.com/documentation/</w:t>
            </w:r>
            <w:r w:rsidDel="00000000" w:rsidR="00000000" w:rsidRPr="00000000">
              <w:rPr>
                <w:rFonts w:ascii="Consolas" w:cs="Consolas" w:eastAsia="Consolas" w:hAnsi="Consolas"/>
                <w:b w:val="1"/>
                <w:color w:val="008080"/>
                <w:sz w:val="20"/>
                <w:szCs w:val="20"/>
                <w:shd w:fill="f8f8f8" w:val="clear"/>
                <w:rtl w:val="0"/>
              </w:rPr>
              <w:t xml:space="preserve">14.0</w:t>
            </w:r>
            <w:r w:rsidDel="00000000" w:rsidR="00000000" w:rsidRPr="00000000">
              <w:rPr>
                <w:rFonts w:ascii="Consolas" w:cs="Consolas" w:eastAsia="Consolas" w:hAnsi="Consolas"/>
                <w:b w:val="1"/>
                <w:color w:val="333333"/>
                <w:sz w:val="20"/>
                <w:szCs w:val="20"/>
                <w:shd w:fill="f8f8f8" w:val="clear"/>
                <w:rtl w:val="0"/>
              </w:rPr>
              <w:t xml:space="preserve">/developer/reference/addons/actions.html</w:t>
              <w:br w:type="textWrapping"/>
              <w:tab/>
              <w:t xml:space="preserve">--&gt;</w:t>
              <w:br w:type="textWrapping"/>
              <w:tab/>
              <w:t xml:space="preserve">&lt;record model=</w:t>
            </w:r>
            <w:r w:rsidDel="00000000" w:rsidR="00000000" w:rsidRPr="00000000">
              <w:rPr>
                <w:rFonts w:ascii="Consolas" w:cs="Consolas" w:eastAsia="Consolas" w:hAnsi="Consolas"/>
                <w:b w:val="1"/>
                <w:color w:val="dd1144"/>
                <w:sz w:val="20"/>
                <w:szCs w:val="20"/>
                <w:shd w:fill="f8f8f8" w:val="clear"/>
                <w:rtl w:val="0"/>
              </w:rPr>
              <w:t xml:space="preserve">"ir.actions.act_window"</w:t>
            </w:r>
            <w:r w:rsidDel="00000000" w:rsidR="00000000" w:rsidRPr="00000000">
              <w:rPr>
                <w:rFonts w:ascii="Consolas" w:cs="Consolas" w:eastAsia="Consolas" w:hAnsi="Consolas"/>
                <w:b w:val="1"/>
                <w:color w:val="333333"/>
                <w:sz w:val="20"/>
                <w:szCs w:val="20"/>
                <w:shd w:fill="f8f8f8" w:val="clear"/>
                <w:rtl w:val="0"/>
              </w:rPr>
              <w:t xml:space="preserve"> id=</w:t>
            </w:r>
            <w:r w:rsidDel="00000000" w:rsidR="00000000" w:rsidRPr="00000000">
              <w:rPr>
                <w:rFonts w:ascii="Consolas" w:cs="Consolas" w:eastAsia="Consolas" w:hAnsi="Consolas"/>
                <w:b w:val="1"/>
                <w:color w:val="dd1144"/>
                <w:sz w:val="20"/>
                <w:szCs w:val="20"/>
                <w:shd w:fill="f8f8f8" w:val="clear"/>
                <w:rtl w:val="0"/>
              </w:rPr>
              <w:t xml:space="preserve">"lista_tareas.action_window"</w:t>
            </w:r>
            <w:r w:rsidDel="00000000" w:rsidR="00000000" w:rsidRPr="00000000">
              <w:rPr>
                <w:rFonts w:ascii="Consolas" w:cs="Consolas" w:eastAsia="Consolas" w:hAnsi="Consolas"/>
                <w:b w:val="1"/>
                <w:color w:val="333333"/>
                <w:sz w:val="20"/>
                <w:szCs w:val="20"/>
                <w:shd w:fill="f8f8f8" w:val="clear"/>
                <w:rtl w:val="0"/>
              </w:rPr>
              <w:t xml:space="preserve">&gt;</w:t>
              <w:br w:type="textWrapping"/>
              <w:t xml:space="preserve">  </w:t>
              <w:tab/>
              <w:t xml:space="preserve">&lt;field name=</w:t>
            </w:r>
            <w:r w:rsidDel="00000000" w:rsidR="00000000" w:rsidRPr="00000000">
              <w:rPr>
                <w:rFonts w:ascii="Consolas" w:cs="Consolas" w:eastAsia="Consolas" w:hAnsi="Consolas"/>
                <w:b w:val="1"/>
                <w:color w:val="dd1144"/>
                <w:sz w:val="20"/>
                <w:szCs w:val="20"/>
                <w:shd w:fill="f8f8f8" w:val="clear"/>
                <w:rtl w:val="0"/>
              </w:rPr>
              <w:t xml:space="preserve">"name"</w:t>
            </w:r>
            <w:r w:rsidDel="00000000" w:rsidR="00000000" w:rsidRPr="00000000">
              <w:rPr>
                <w:rFonts w:ascii="Consolas" w:cs="Consolas" w:eastAsia="Consolas" w:hAnsi="Consolas"/>
                <w:b w:val="1"/>
                <w:color w:val="333333"/>
                <w:sz w:val="20"/>
                <w:szCs w:val="20"/>
                <w:shd w:fill="f8f8f8" w:val="clear"/>
                <w:rtl w:val="0"/>
              </w:rPr>
              <w:t xml:space="preserve">&gt;Listado de tareas pendientes&lt;/field&gt;</w:t>
              <w:br w:type="textWrapping"/>
              <w:t xml:space="preserve">  </w:t>
              <w:tab/>
              <w:t xml:space="preserve">&lt;field name=</w:t>
            </w:r>
            <w:r w:rsidDel="00000000" w:rsidR="00000000" w:rsidRPr="00000000">
              <w:rPr>
                <w:rFonts w:ascii="Consolas" w:cs="Consolas" w:eastAsia="Consolas" w:hAnsi="Consolas"/>
                <w:b w:val="1"/>
                <w:color w:val="dd1144"/>
                <w:sz w:val="20"/>
                <w:szCs w:val="20"/>
                <w:shd w:fill="f8f8f8" w:val="clear"/>
                <w:rtl w:val="0"/>
              </w:rPr>
              <w:t xml:space="preserve">"res_model"</w:t>
            </w:r>
            <w:r w:rsidDel="00000000" w:rsidR="00000000" w:rsidRPr="00000000">
              <w:rPr>
                <w:rFonts w:ascii="Consolas" w:cs="Consolas" w:eastAsia="Consolas" w:hAnsi="Consolas"/>
                <w:b w:val="1"/>
                <w:color w:val="333333"/>
                <w:sz w:val="20"/>
                <w:szCs w:val="20"/>
                <w:shd w:fill="f8f8f8" w:val="clear"/>
                <w:rtl w:val="0"/>
              </w:rPr>
              <w:t xml:space="preserve">&gt;lista_tareas.lista_tareas&lt;/field&gt;</w:t>
              <w:br w:type="textWrapping"/>
              <w:t xml:space="preserve">  </w:t>
              <w:tab/>
              <w:t xml:space="preserve">&lt;field name=</w:t>
            </w:r>
            <w:r w:rsidDel="00000000" w:rsidR="00000000" w:rsidRPr="00000000">
              <w:rPr>
                <w:rFonts w:ascii="Consolas" w:cs="Consolas" w:eastAsia="Consolas" w:hAnsi="Consolas"/>
                <w:b w:val="1"/>
                <w:color w:val="dd1144"/>
                <w:sz w:val="20"/>
                <w:szCs w:val="20"/>
                <w:shd w:fill="f8f8f8" w:val="clear"/>
                <w:rtl w:val="0"/>
              </w:rPr>
              <w:t xml:space="preserve">"view_mode"</w:t>
            </w:r>
            <w:r w:rsidDel="00000000" w:rsidR="00000000" w:rsidRPr="00000000">
              <w:rPr>
                <w:rFonts w:ascii="Consolas" w:cs="Consolas" w:eastAsia="Consolas" w:hAnsi="Consolas"/>
                <w:b w:val="1"/>
                <w:color w:val="333333"/>
                <w:sz w:val="20"/>
                <w:szCs w:val="20"/>
                <w:shd w:fill="f8f8f8" w:val="clear"/>
                <w:rtl w:val="0"/>
              </w:rPr>
              <w:t xml:space="preserve">&gt;tree,form&lt;/field&gt;</w:t>
              <w:br w:type="textWrapping"/>
              <w:tab/>
              <w:t xml:space="preserve">&lt;/record&gt;</w:t>
              <w:br w:type="textWrapping"/>
              <w:br w:type="textWrapping"/>
              <w:tab/>
              <w:t xml:space="preserve">&lt;!-- Top menu </w:t>
            </w:r>
            <w:r w:rsidDel="00000000" w:rsidR="00000000" w:rsidRPr="00000000">
              <w:rPr>
                <w:rFonts w:ascii="Consolas" w:cs="Consolas" w:eastAsia="Consolas" w:hAnsi="Consolas"/>
                <w:b w:val="1"/>
                <w:color w:val="008080"/>
                <w:sz w:val="20"/>
                <w:szCs w:val="20"/>
                <w:shd w:fill="f8f8f8" w:val="clear"/>
                <w:rtl w:val="0"/>
              </w:rPr>
              <w:t xml:space="preserve">item</w:t>
            </w:r>
            <w:r w:rsidDel="00000000" w:rsidR="00000000" w:rsidRPr="00000000">
              <w:rPr>
                <w:rFonts w:ascii="Consolas" w:cs="Consolas" w:eastAsia="Consolas" w:hAnsi="Consolas"/>
                <w:b w:val="1"/>
                <w:color w:val="333333"/>
                <w:sz w:val="20"/>
                <w:szCs w:val="20"/>
                <w:shd w:fill="f8f8f8" w:val="clear"/>
                <w:rtl w:val="0"/>
              </w:rPr>
              <w:t xml:space="preserve"> --&gt;</w:t>
              <w:br w:type="textWrapping"/>
              <w:tab/>
              <w:t xml:space="preserve">&lt;menuitem name=</w:t>
            </w:r>
            <w:r w:rsidDel="00000000" w:rsidR="00000000" w:rsidRPr="00000000">
              <w:rPr>
                <w:rFonts w:ascii="Consolas" w:cs="Consolas" w:eastAsia="Consolas" w:hAnsi="Consolas"/>
                <w:b w:val="1"/>
                <w:color w:val="dd1144"/>
                <w:sz w:val="20"/>
                <w:szCs w:val="20"/>
                <w:shd w:fill="f8f8f8" w:val="clear"/>
                <w:rtl w:val="0"/>
              </w:rPr>
              <w:t xml:space="preserve">"Listado de tareas"</w:t>
            </w:r>
            <w:r w:rsidDel="00000000" w:rsidR="00000000" w:rsidRPr="00000000">
              <w:rPr>
                <w:rFonts w:ascii="Consolas" w:cs="Consolas" w:eastAsia="Consolas" w:hAnsi="Consolas"/>
                <w:b w:val="1"/>
                <w:color w:val="333333"/>
                <w:sz w:val="20"/>
                <w:szCs w:val="20"/>
                <w:shd w:fill="f8f8f8" w:val="clear"/>
                <w:rtl w:val="0"/>
              </w:rPr>
              <w:t xml:space="preserve"> id=</w:t>
            </w:r>
            <w:r w:rsidDel="00000000" w:rsidR="00000000" w:rsidRPr="00000000">
              <w:rPr>
                <w:rFonts w:ascii="Consolas" w:cs="Consolas" w:eastAsia="Consolas" w:hAnsi="Consolas"/>
                <w:b w:val="1"/>
                <w:color w:val="dd1144"/>
                <w:sz w:val="20"/>
                <w:szCs w:val="20"/>
                <w:shd w:fill="f8f8f8" w:val="clear"/>
                <w:rtl w:val="0"/>
              </w:rPr>
              <w:t xml:space="preserve">"lista_tareas.menu_root"</w:t>
            </w:r>
            <w:r w:rsidDel="00000000" w:rsidR="00000000" w:rsidRPr="00000000">
              <w:rPr>
                <w:rFonts w:ascii="Consolas" w:cs="Consolas" w:eastAsia="Consolas" w:hAnsi="Consolas"/>
                <w:b w:val="1"/>
                <w:color w:val="333333"/>
                <w:sz w:val="20"/>
                <w:szCs w:val="20"/>
                <w:shd w:fill="f8f8f8" w:val="clear"/>
                <w:rtl w:val="0"/>
              </w:rPr>
              <w:t xml:space="preserve">/&gt;</w:t>
              <w:br w:type="textWrapping"/>
              <w:br w:type="textWrapping"/>
              <w:tab/>
              <w:t xml:space="preserve">&lt;!-- menu categories --&gt;</w:t>
              <w:br w:type="textWrapping"/>
              <w:tab/>
              <w:t xml:space="preserve">&lt;menuitem name=</w:t>
            </w:r>
            <w:r w:rsidDel="00000000" w:rsidR="00000000" w:rsidRPr="00000000">
              <w:rPr>
                <w:rFonts w:ascii="Consolas" w:cs="Consolas" w:eastAsia="Consolas" w:hAnsi="Consolas"/>
                <w:b w:val="1"/>
                <w:color w:val="dd1144"/>
                <w:sz w:val="20"/>
                <w:szCs w:val="20"/>
                <w:shd w:fill="f8f8f8" w:val="clear"/>
                <w:rtl w:val="0"/>
              </w:rPr>
              <w:t xml:space="preserve">"Opciones Lista Tareas"</w:t>
            </w:r>
            <w:r w:rsidDel="00000000" w:rsidR="00000000" w:rsidRPr="00000000">
              <w:rPr>
                <w:rFonts w:ascii="Consolas" w:cs="Consolas" w:eastAsia="Consolas" w:hAnsi="Consolas"/>
                <w:b w:val="1"/>
                <w:color w:val="333333"/>
                <w:sz w:val="20"/>
                <w:szCs w:val="20"/>
                <w:shd w:fill="f8f8f8" w:val="clear"/>
                <w:rtl w:val="0"/>
              </w:rPr>
              <w:t xml:space="preserve"> id=</w:t>
            </w:r>
            <w:r w:rsidDel="00000000" w:rsidR="00000000" w:rsidRPr="00000000">
              <w:rPr>
                <w:rFonts w:ascii="Consolas" w:cs="Consolas" w:eastAsia="Consolas" w:hAnsi="Consolas"/>
                <w:b w:val="1"/>
                <w:color w:val="dd1144"/>
                <w:sz w:val="20"/>
                <w:szCs w:val="20"/>
                <w:shd w:fill="f8f8f8" w:val="clear"/>
                <w:rtl w:val="0"/>
              </w:rPr>
              <w:t xml:space="preserve">"lista_tareas.menu_1"</w:t>
            </w:r>
            <w:r w:rsidDel="00000000" w:rsidR="00000000" w:rsidRPr="00000000">
              <w:rPr>
                <w:rFonts w:ascii="Consolas" w:cs="Consolas" w:eastAsia="Consolas" w:hAnsi="Consolas"/>
                <w:b w:val="1"/>
                <w:color w:val="333333"/>
                <w:sz w:val="20"/>
                <w:szCs w:val="20"/>
                <w:shd w:fill="f8f8f8" w:val="clear"/>
                <w:rtl w:val="0"/>
              </w:rPr>
              <w:t xml:space="preserve"> parent=</w:t>
            </w:r>
            <w:r w:rsidDel="00000000" w:rsidR="00000000" w:rsidRPr="00000000">
              <w:rPr>
                <w:rFonts w:ascii="Consolas" w:cs="Consolas" w:eastAsia="Consolas" w:hAnsi="Consolas"/>
                <w:b w:val="1"/>
                <w:color w:val="dd1144"/>
                <w:sz w:val="20"/>
                <w:szCs w:val="20"/>
                <w:shd w:fill="f8f8f8" w:val="clear"/>
                <w:rtl w:val="0"/>
              </w:rPr>
              <w:t xml:space="preserve">"lista_tareas.menu_root"</w:t>
            </w:r>
            <w:r w:rsidDel="00000000" w:rsidR="00000000" w:rsidRPr="00000000">
              <w:rPr>
                <w:rFonts w:ascii="Consolas" w:cs="Consolas" w:eastAsia="Consolas" w:hAnsi="Consolas"/>
                <w:b w:val="1"/>
                <w:color w:val="333333"/>
                <w:sz w:val="20"/>
                <w:szCs w:val="20"/>
                <w:shd w:fill="f8f8f8" w:val="clear"/>
                <w:rtl w:val="0"/>
              </w:rPr>
              <w:t xml:space="preserve">/&gt;</w:t>
              <w:br w:type="textWrapping"/>
              <w:br w:type="textWrapping"/>
              <w:tab/>
              <w:t xml:space="preserve">&lt;!-- actions --&gt;</w:t>
              <w:br w:type="textWrapping"/>
              <w:tab/>
              <w:t xml:space="preserve">&lt;menuitem name=</w:t>
            </w:r>
            <w:r w:rsidDel="00000000" w:rsidR="00000000" w:rsidRPr="00000000">
              <w:rPr>
                <w:rFonts w:ascii="Consolas" w:cs="Consolas" w:eastAsia="Consolas" w:hAnsi="Consolas"/>
                <w:b w:val="1"/>
                <w:color w:val="dd1144"/>
                <w:sz w:val="20"/>
                <w:szCs w:val="20"/>
                <w:shd w:fill="f8f8f8" w:val="clear"/>
                <w:rtl w:val="0"/>
              </w:rPr>
              <w:t xml:space="preserve">"Mostrar lista"</w:t>
            </w:r>
            <w:r w:rsidDel="00000000" w:rsidR="00000000" w:rsidRPr="00000000">
              <w:rPr>
                <w:rFonts w:ascii="Consolas" w:cs="Consolas" w:eastAsia="Consolas" w:hAnsi="Consolas"/>
                <w:b w:val="1"/>
                <w:color w:val="333333"/>
                <w:sz w:val="20"/>
                <w:szCs w:val="20"/>
                <w:shd w:fill="f8f8f8" w:val="clear"/>
                <w:rtl w:val="0"/>
              </w:rPr>
              <w:t xml:space="preserve"> id=</w:t>
            </w:r>
            <w:r w:rsidDel="00000000" w:rsidR="00000000" w:rsidRPr="00000000">
              <w:rPr>
                <w:rFonts w:ascii="Consolas" w:cs="Consolas" w:eastAsia="Consolas" w:hAnsi="Consolas"/>
                <w:b w:val="1"/>
                <w:color w:val="dd1144"/>
                <w:sz w:val="20"/>
                <w:szCs w:val="20"/>
                <w:shd w:fill="f8f8f8" w:val="clear"/>
                <w:rtl w:val="0"/>
              </w:rPr>
              <w:t xml:space="preserve">"lista_tareas.menu_1_list"</w:t>
            </w:r>
            <w:r w:rsidDel="00000000" w:rsidR="00000000" w:rsidRPr="00000000">
              <w:rPr>
                <w:rFonts w:ascii="Consolas" w:cs="Consolas" w:eastAsia="Consolas" w:hAnsi="Consolas"/>
                <w:b w:val="1"/>
                <w:color w:val="333333"/>
                <w:sz w:val="20"/>
                <w:szCs w:val="20"/>
                <w:shd w:fill="f8f8f8" w:val="clear"/>
                <w:rtl w:val="0"/>
              </w:rPr>
              <w:t xml:space="preserve"> parent=</w:t>
            </w:r>
            <w:r w:rsidDel="00000000" w:rsidR="00000000" w:rsidRPr="00000000">
              <w:rPr>
                <w:rFonts w:ascii="Consolas" w:cs="Consolas" w:eastAsia="Consolas" w:hAnsi="Consolas"/>
                <w:b w:val="1"/>
                <w:color w:val="dd1144"/>
                <w:sz w:val="20"/>
                <w:szCs w:val="20"/>
                <w:shd w:fill="f8f8f8" w:val="clear"/>
                <w:rtl w:val="0"/>
              </w:rPr>
              <w:t xml:space="preserve">"lista_tareas.menu_1"</w:t>
            </w:r>
            <w:r w:rsidDel="00000000" w:rsidR="00000000" w:rsidRPr="00000000">
              <w:rPr>
                <w:rFonts w:ascii="Consolas" w:cs="Consolas" w:eastAsia="Consolas" w:hAnsi="Consolas"/>
                <w:b w:val="1"/>
                <w:color w:val="333333"/>
                <w:sz w:val="20"/>
                <w:szCs w:val="20"/>
                <w:shd w:fill="f8f8f8" w:val="clear"/>
                <w:rtl w:val="0"/>
              </w:rPr>
              <w:br w:type="textWrapping"/>
              <w:t xml:space="preserve">          </w:t>
              <w:tab/>
              <w:t xml:space="preserve">action=</w:t>
            </w:r>
            <w:r w:rsidDel="00000000" w:rsidR="00000000" w:rsidRPr="00000000">
              <w:rPr>
                <w:rFonts w:ascii="Consolas" w:cs="Consolas" w:eastAsia="Consolas" w:hAnsi="Consolas"/>
                <w:b w:val="1"/>
                <w:color w:val="dd1144"/>
                <w:sz w:val="20"/>
                <w:szCs w:val="20"/>
                <w:shd w:fill="f8f8f8" w:val="clear"/>
                <w:rtl w:val="0"/>
              </w:rPr>
              <w:t xml:space="preserve">"lista_tareas.action_window"</w:t>
            </w:r>
            <w:r w:rsidDel="00000000" w:rsidR="00000000" w:rsidRPr="00000000">
              <w:rPr>
                <w:rFonts w:ascii="Consolas" w:cs="Consolas" w:eastAsia="Consolas" w:hAnsi="Consolas"/>
                <w:b w:val="1"/>
                <w:color w:val="333333"/>
                <w:sz w:val="20"/>
                <w:szCs w:val="20"/>
                <w:shd w:fill="f8f8f8" w:val="clear"/>
                <w:rtl w:val="0"/>
              </w:rPr>
              <w:t xml:space="preserve">/&gt;</w:t>
              <w:br w:type="textWrapping"/>
              <w:br w:type="textWrapping"/>
              <w:t xml:space="preserve">  &lt;/data&gt;</w:t>
              <w:br w:type="textWrapping"/>
              <w:t xml:space="preserve">&lt;/odoo&gt;</w:t>
            </w:r>
            <w:r w:rsidDel="00000000" w:rsidR="00000000" w:rsidRPr="00000000">
              <w:rPr>
                <w:rtl w:val="0"/>
              </w:rPr>
            </w:r>
          </w:p>
        </w:tc>
      </w:tr>
    </w:tbl>
    <w:p w:rsidR="00000000" w:rsidDel="00000000" w:rsidP="00000000" w:rsidRDefault="00000000" w:rsidRPr="00000000" w14:paraId="000000EA">
      <w:pPr>
        <w:pStyle w:val="Heading1"/>
        <w:pageBreakBefore w:val="0"/>
        <w:numPr>
          <w:ilvl w:val="0"/>
          <w:numId w:val="9"/>
        </w:numPr>
        <w:ind w:left="432"/>
        <w:rPr>
          <w:smallCaps w:val="1"/>
          <w:color w:val="669966"/>
          <w:sz w:val="28"/>
          <w:szCs w:val="28"/>
        </w:rPr>
      </w:pPr>
      <w:bookmarkStart w:colFirst="0" w:colLast="0" w:name="_52hibfi4gv7g" w:id="19"/>
      <w:bookmarkEnd w:id="19"/>
      <w:r w:rsidDel="00000000" w:rsidR="00000000" w:rsidRPr="00000000">
        <w:rPr>
          <w:rtl w:val="0"/>
        </w:rPr>
        <w:t xml:space="preserve">Bibliografia</w:t>
      </w:r>
    </w:p>
    <w:p w:rsidR="00000000" w:rsidDel="00000000" w:rsidP="00000000" w:rsidRDefault="00000000" w:rsidRPr="00000000" w14:paraId="000000EB">
      <w:pPr>
        <w:pageBreakBefore w:val="0"/>
        <w:numPr>
          <w:ilvl w:val="0"/>
          <w:numId w:val="2"/>
        </w:numPr>
        <w:ind w:left="720" w:hanging="360"/>
        <w:jc w:val="left"/>
      </w:pPr>
      <w:r w:rsidDel="00000000" w:rsidR="00000000" w:rsidRPr="00000000">
        <w:rPr>
          <w:rtl w:val="0"/>
        </w:rPr>
        <w:t xml:space="preserve">Sistemes de Gestió Empresarial IOC: </w:t>
      </w:r>
    </w:p>
    <w:p w:rsidR="00000000" w:rsidDel="00000000" w:rsidP="00000000" w:rsidRDefault="00000000" w:rsidRPr="00000000" w14:paraId="000000EC">
      <w:pPr>
        <w:pageBreakBefore w:val="0"/>
        <w:ind w:left="720" w:firstLine="0"/>
        <w:jc w:val="left"/>
        <w:rPr/>
      </w:pPr>
      <w:hyperlink r:id="rId33">
        <w:r w:rsidDel="00000000" w:rsidR="00000000" w:rsidRPr="00000000">
          <w:rPr>
            <w:color w:val="1155cc"/>
            <w:u w:val="single"/>
            <w:rtl w:val="0"/>
          </w:rPr>
          <w:t xml:space="preserve">https://ioc.xtec.cat/materials/FP/Materials/2252_DAM/DAM_2252_M10/web/html/index. html</w:t>
        </w:r>
      </w:hyperlink>
      <w:r w:rsidDel="00000000" w:rsidR="00000000" w:rsidRPr="00000000">
        <w:rPr>
          <w:rtl w:val="0"/>
        </w:rPr>
      </w:r>
    </w:p>
    <w:p w:rsidR="00000000" w:rsidDel="00000000" w:rsidP="00000000" w:rsidRDefault="00000000" w:rsidRPr="00000000" w14:paraId="000000ED">
      <w:pPr>
        <w:pageBreakBefore w:val="0"/>
        <w:numPr>
          <w:ilvl w:val="0"/>
          <w:numId w:val="2"/>
        </w:numPr>
        <w:spacing w:after="0" w:afterAutospacing="0"/>
        <w:ind w:left="720" w:hanging="360"/>
        <w:jc w:val="left"/>
      </w:pPr>
      <w:r w:rsidDel="00000000" w:rsidR="00000000" w:rsidRPr="00000000">
        <w:rPr>
          <w:rtl w:val="0"/>
        </w:rPr>
        <w:t xml:space="preserve">Wikipedia: </w:t>
      </w:r>
      <w:hyperlink r:id="rId34">
        <w:r w:rsidDel="00000000" w:rsidR="00000000" w:rsidRPr="00000000">
          <w:rPr>
            <w:color w:val="1155cc"/>
            <w:u w:val="single"/>
            <w:rtl w:val="0"/>
          </w:rPr>
          <w:t xml:space="preserve">https://es.wikipedia.org/wiki/Sistema_de_planificaci%C3%B3n_de_recursos_empresariales</w:t>
        </w:r>
      </w:hyperlink>
      <w:r w:rsidDel="00000000" w:rsidR="00000000" w:rsidRPr="00000000">
        <w:rPr>
          <w:rtl w:val="0"/>
        </w:rPr>
      </w:r>
    </w:p>
    <w:p w:rsidR="00000000" w:rsidDel="00000000" w:rsidP="00000000" w:rsidRDefault="00000000" w:rsidRPr="00000000" w14:paraId="000000EE">
      <w:pPr>
        <w:pageBreakBefore w:val="0"/>
        <w:numPr>
          <w:ilvl w:val="0"/>
          <w:numId w:val="2"/>
        </w:numPr>
        <w:spacing w:before="0" w:beforeAutospacing="0"/>
        <w:ind w:left="720" w:hanging="360"/>
        <w:jc w:val="left"/>
        <w:rPr>
          <w:u w:val="none"/>
        </w:rPr>
      </w:pPr>
      <w:r w:rsidDel="00000000" w:rsidR="00000000" w:rsidRPr="00000000">
        <w:rPr>
          <w:rtl w:val="0"/>
        </w:rPr>
        <w:t xml:space="preserve">Documentació de Odoo:</w:t>
      </w:r>
    </w:p>
    <w:p w:rsidR="00000000" w:rsidDel="00000000" w:rsidP="00000000" w:rsidRDefault="00000000" w:rsidRPr="00000000" w14:paraId="000000EF">
      <w:pPr>
        <w:pageBreakBefore w:val="0"/>
        <w:ind w:left="720" w:firstLine="0"/>
        <w:jc w:val="left"/>
        <w:rPr/>
      </w:pPr>
      <w:hyperlink r:id="rId35">
        <w:r w:rsidDel="00000000" w:rsidR="00000000" w:rsidRPr="00000000">
          <w:rPr>
            <w:color w:val="1155cc"/>
            <w:u w:val="single"/>
            <w:rtl w:val="0"/>
          </w:rPr>
          <w:t xml:space="preserve">https://www.odoo.com/documentation/master/reference/http.html</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F0">
      <w:pPr>
        <w:pStyle w:val="Heading1"/>
        <w:pageBreakBefore w:val="0"/>
        <w:numPr>
          <w:ilvl w:val="0"/>
          <w:numId w:val="9"/>
        </w:numPr>
        <w:ind w:left="432"/>
        <w:rPr>
          <w:smallCaps w:val="1"/>
          <w:color w:val="669966"/>
          <w:sz w:val="28"/>
          <w:szCs w:val="28"/>
        </w:rPr>
      </w:pPr>
      <w:bookmarkStart w:colFirst="0" w:colLast="0" w:name="_mh0sb6oag3eq" w:id="20"/>
      <w:bookmarkEnd w:id="20"/>
      <w:r w:rsidDel="00000000" w:rsidR="00000000" w:rsidRPr="00000000">
        <w:rPr>
          <w:rtl w:val="0"/>
        </w:rPr>
        <w:t xml:space="preserve">Autors (en ordre alfabètic)</w:t>
      </w:r>
    </w:p>
    <w:p w:rsidR="00000000" w:rsidDel="00000000" w:rsidP="00000000" w:rsidRDefault="00000000" w:rsidRPr="00000000" w14:paraId="000000F1">
      <w:pPr>
        <w:pageBreakBefore w:val="0"/>
        <w:rPr/>
      </w:pPr>
      <w:r w:rsidDel="00000000" w:rsidR="00000000" w:rsidRPr="00000000">
        <w:rPr>
          <w:rtl w:val="0"/>
        </w:rPr>
        <w:t xml:space="preserve">A continuació oferim en ordre alfabètic el llistat d'autors que han fet aportacions a aquest document.</w:t>
      </w:r>
    </w:p>
    <w:p w:rsidR="00000000" w:rsidDel="00000000" w:rsidP="00000000" w:rsidRDefault="00000000" w:rsidRPr="00000000" w14:paraId="000000F2">
      <w:pPr>
        <w:pageBreakBefore w:val="0"/>
        <w:numPr>
          <w:ilvl w:val="0"/>
          <w:numId w:val="7"/>
        </w:numPr>
        <w:spacing w:after="0" w:afterAutospacing="0"/>
        <w:ind w:left="720" w:hanging="360"/>
      </w:pPr>
      <w:r w:rsidDel="00000000" w:rsidR="00000000" w:rsidRPr="00000000">
        <w:rPr>
          <w:rtl w:val="0"/>
        </w:rPr>
        <w:t xml:space="preserve">Jose Castillo Aliaga</w:t>
      </w:r>
    </w:p>
    <w:p w:rsidR="00000000" w:rsidDel="00000000" w:rsidP="00000000" w:rsidRDefault="00000000" w:rsidRPr="00000000" w14:paraId="000000F3">
      <w:pPr>
        <w:pageBreakBefore w:val="0"/>
        <w:numPr>
          <w:ilvl w:val="0"/>
          <w:numId w:val="7"/>
        </w:numPr>
        <w:spacing w:before="0" w:beforeAutospacing="0"/>
        <w:ind w:left="720" w:hanging="360"/>
      </w:pPr>
      <w:r w:rsidDel="00000000" w:rsidR="00000000" w:rsidRPr="00000000">
        <w:rPr>
          <w:rtl w:val="0"/>
        </w:rPr>
        <w:t xml:space="preserve">Sergi García Barea</w:t>
      </w:r>
    </w:p>
    <w:p w:rsidR="00000000" w:rsidDel="00000000" w:rsidP="00000000" w:rsidRDefault="00000000" w:rsidRPr="00000000" w14:paraId="000000F4">
      <w:pPr>
        <w:pageBreakBefore w:val="0"/>
        <w:ind w:left="0" w:firstLine="0"/>
        <w:rPr/>
      </w:pPr>
      <w:r w:rsidDel="00000000" w:rsidR="00000000" w:rsidRPr="00000000">
        <w:rPr>
          <w:rtl w:val="0"/>
        </w:rPr>
      </w:r>
    </w:p>
    <w:sectPr>
      <w:headerReference r:id="rId36" w:type="default"/>
      <w:footerReference r:id="rId37" w:type="default"/>
      <w:type w:val="nextPage"/>
      <w:pgSz w:h="16838" w:w="11906" w:orient="portrait"/>
      <w:pgMar w:bottom="1737" w:top="1623" w:left="1077" w:right="1077" w:header="1134" w:footer="113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Consolas"/>
  <w:font w:name="Ralew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roxima Nov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Arim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Lato">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Tahoma">
    <w:embedRegular w:fontKey="{00000000-0000-0000-0000-000000000000}" r:id="rId17" w:subsetted="0"/>
    <w:embedBold w:fontKey="{00000000-0000-0000-0000-000000000000}" r:id="rId18" w:subsetted="0"/>
  </w:font>
  <w:font w:name="Pacifico">
    <w:embedRegular w:fontKey="{00000000-0000-0000-0000-000000000000}" r:id="rId19"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6">
    <w:pPr>
      <w:keepNext w:val="0"/>
      <w:keepLines w:val="0"/>
      <w:pageBreakBefore w:val="0"/>
      <w:widowControl w:val="0"/>
      <w:pBdr>
        <w:top w:color="666633" w:space="2" w:sz="4" w:val="single"/>
        <w:left w:space="0" w:sz="0" w:val="nil"/>
        <w:bottom w:space="0" w:sz="0" w:val="nil"/>
        <w:right w:space="0" w:sz="0" w:val="nil"/>
        <w:between w:space="0" w:sz="0" w:val="nil"/>
      </w:pBdr>
      <w:shd w:fill="auto" w:val="clear"/>
      <w:tabs>
        <w:tab w:val="center" w:pos="4819"/>
        <w:tab w:val="right"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CFGS. Desenvolupament d'Aplicacions </w:t>
    </w:r>
    <w:r w:rsidDel="00000000" w:rsidR="00000000" w:rsidRPr="00000000">
      <w:rPr>
        <w:rFonts w:ascii="Tahoma" w:cs="Tahoma" w:eastAsia="Tahoma" w:hAnsi="Tahoma"/>
        <w:smallCaps w:val="1"/>
        <w:color w:val="999966"/>
        <w:sz w:val="18"/>
        <w:szCs w:val="18"/>
        <w:rtl w:val="0"/>
      </w:rPr>
      <w:t xml:space="preserve">Multiplataforma</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r>
    <w:r w:rsidDel="00000000" w:rsidR="00000000" w:rsidRPr="00000000">
      <w:rPr>
        <w:rFonts w:ascii="Tahoma" w:cs="Tahoma" w:eastAsia="Tahoma" w:hAnsi="Tahoma"/>
        <w:smallCaps w:val="1"/>
        <w:color w:val="999966"/>
        <w:sz w:val="18"/>
        <w:szCs w:val="18"/>
        <w:rtl w:val="0"/>
      </w:rPr>
      <w:t xml:space="preserve">UD06 - Pàgina</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smallCaps w:val="1"/>
        <w:color w:val="999966"/>
        <w:sz w:val="18"/>
        <w:szCs w:val="18"/>
        <w:rtl w:val="0"/>
      </w:rPr>
      <w:t xml:space="preserve">6</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w:t>
    </w:r>
    <w:r w:rsidDel="00000000" w:rsidR="00000000" w:rsidRPr="00000000">
      <w:rPr>
        <w:rFonts w:ascii="Tahoma" w:cs="Tahoma" w:eastAsia="Tahoma" w:hAnsi="Tahoma"/>
        <w:b w:val="0"/>
        <w:i w:val="0"/>
        <w:smallCaps w:val="1"/>
        <w:strike w:val="0"/>
        <w:color w:val="999966"/>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5">
    <w:pPr>
      <w:keepNext w:val="0"/>
      <w:keepLines w:val="0"/>
      <w:pageBreakBefore w:val="0"/>
      <w:widowControl w:val="0"/>
      <w:pBdr>
        <w:top w:space="0" w:sz="0" w:val="nil"/>
        <w:left w:space="0" w:sz="0" w:val="nil"/>
        <w:bottom w:color="666633" w:space="0" w:sz="4" w:val="single"/>
        <w:right w:space="0" w:sz="0" w:val="nil"/>
        <w:between w:space="0" w:sz="0" w:val="nil"/>
      </w:pBdr>
      <w:shd w:fill="auto" w:val="clear"/>
      <w:tabs>
        <w:tab w:val="center" w:pos="4819"/>
        <w:tab w:val="right" w:pos="9638"/>
      </w:tabs>
      <w:spacing w:after="0" w:before="0" w:line="240" w:lineRule="auto"/>
      <w:ind w:left="0" w:right="0" w:firstLine="0"/>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Sistemes de gestió empresarial </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t xml:space="preserve">UD0</w:t>
    </w:r>
    <w:r w:rsidDel="00000000" w:rsidR="00000000" w:rsidRPr="00000000">
      <w:rPr>
        <w:rFonts w:ascii="Tahoma" w:cs="Tahoma" w:eastAsia="Tahoma" w:hAnsi="Tahoma"/>
        <w:smallCaps w:val="1"/>
        <w:color w:val="999966"/>
        <w:sz w:val="18"/>
        <w:szCs w:val="18"/>
        <w:rtl w:val="0"/>
      </w:rPr>
      <w:t xml:space="preserve">6</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smallCaps w:val="1"/>
        <w:color w:val="999966"/>
        <w:sz w:val="18"/>
        <w:szCs w:val="18"/>
        <w:rtl w:val="0"/>
      </w:rPr>
      <w:t xml:space="preserve">Entorns de Desenvolupament i primer mòdul de Odoo</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10">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jetbrains.com/help/pycharm/set-up-a-git-repository.html" TargetMode="External"/><Relationship Id="rId22" Type="http://schemas.openxmlformats.org/officeDocument/2006/relationships/hyperlink" Target="https://www.odoo.com/documentation/14.0/es/applications/general/developer_mode.html" TargetMode="External"/><Relationship Id="rId21" Type="http://schemas.openxmlformats.org/officeDocument/2006/relationships/hyperlink" Target="https://programmerclick.com/article/169045515/" TargetMode="External"/><Relationship Id="rId24" Type="http://schemas.openxmlformats.org/officeDocument/2006/relationships/hyperlink" Target="https://chrome.google.com/webstore/detail/odoo-debug/hmdmhilocobgohohpdpolmibjklfgkbi?hl=es_PR" TargetMode="External"/><Relationship Id="rId23" Type="http://schemas.openxmlformats.org/officeDocument/2006/relationships/hyperlink" Target="https://addons.mozilla.org/es/firefox/addon/odoo-debu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lab.com" TargetMode="External"/><Relationship Id="rId26" Type="http://schemas.openxmlformats.org/officeDocument/2006/relationships/image" Target="media/image6.png"/><Relationship Id="rId25" Type="http://schemas.openxmlformats.org/officeDocument/2006/relationships/image" Target="media/image8.png"/><Relationship Id="rId28" Type="http://schemas.openxmlformats.org/officeDocument/2006/relationships/image" Target="media/image5.png"/><Relationship Id="rId27" Type="http://schemas.openxmlformats.org/officeDocument/2006/relationships/hyperlink" Target="https://www.odoo.com/documentation/14.0/es/administration/odoo_sh/getting_started/first_module.html" TargetMode="External"/><Relationship Id="rId5" Type="http://schemas.openxmlformats.org/officeDocument/2006/relationships/styles" Target="styles.xml"/><Relationship Id="rId6" Type="http://schemas.openxmlformats.org/officeDocument/2006/relationships/image" Target="media/image9.png"/><Relationship Id="rId29" Type="http://schemas.openxmlformats.org/officeDocument/2006/relationships/hyperlink" Target="https://www.odoo.com/documentation/14.0/es/_downloads/f96f68bec504c20e8bba3be44cb435b2/my_module.zip" TargetMode="External"/><Relationship Id="rId7" Type="http://schemas.openxmlformats.org/officeDocument/2006/relationships/image" Target="media/image7.png"/><Relationship Id="rId8" Type="http://schemas.openxmlformats.org/officeDocument/2006/relationships/hyperlink" Target="https://github.com" TargetMode="External"/><Relationship Id="rId31" Type="http://schemas.openxmlformats.org/officeDocument/2006/relationships/image" Target="media/image4.png"/><Relationship Id="rId30" Type="http://schemas.openxmlformats.org/officeDocument/2006/relationships/image" Target="media/image2.png"/><Relationship Id="rId11" Type="http://schemas.openxmlformats.org/officeDocument/2006/relationships/hyperlink" Target="http://www.mclibre.org/consultar/informatica/lecciones/vsc-instalacion.html" TargetMode="External"/><Relationship Id="rId33" Type="http://schemas.openxmlformats.org/officeDocument/2006/relationships/hyperlink" Target="https://ioc.xtec.cat/materials/FP/Materials/2252_DAM/DAM_2252_M10/web/html/index.html" TargetMode="External"/><Relationship Id="rId10" Type="http://schemas.openxmlformats.org/officeDocument/2006/relationships/hyperlink" Target="https://code.visualstudio.com/" TargetMode="External"/><Relationship Id="rId32" Type="http://schemas.openxmlformats.org/officeDocument/2006/relationships/image" Target="media/image3.png"/><Relationship Id="rId13" Type="http://schemas.openxmlformats.org/officeDocument/2006/relationships/hyperlink" Target="https://marketplace.visualstudio.com/items?itemName=ms-python.python" TargetMode="External"/><Relationship Id="rId35" Type="http://schemas.openxmlformats.org/officeDocument/2006/relationships/hyperlink" Target="https://www.odoo.com/documentation/master/reference/http.html" TargetMode="External"/><Relationship Id="rId12" Type="http://schemas.openxmlformats.org/officeDocument/2006/relationships/hyperlink" Target="http://www.mclibre.org/consultar/informatica/lecciones/vsc-personalizacion.html" TargetMode="External"/><Relationship Id="rId34" Type="http://schemas.openxmlformats.org/officeDocument/2006/relationships/hyperlink" Target="https://es.wikipedia.org/wiki/Sistema_de_planificaci%C3%B3n_de_recursos_empresariales" TargetMode="External"/><Relationship Id="rId15" Type="http://schemas.openxmlformats.org/officeDocument/2006/relationships/hyperlink" Target="https://git-for-windows.github.io/" TargetMode="External"/><Relationship Id="rId37" Type="http://schemas.openxmlformats.org/officeDocument/2006/relationships/footer" Target="footer1.xml"/><Relationship Id="rId14" Type="http://schemas.openxmlformats.org/officeDocument/2006/relationships/hyperlink" Target="https://marketplace.visualstudio.com/items?itemName=jeffery9.odoo-snippets" TargetMode="External"/><Relationship Id="rId36" Type="http://schemas.openxmlformats.org/officeDocument/2006/relationships/header" Target="header1.xml"/><Relationship Id="rId17" Type="http://schemas.openxmlformats.org/officeDocument/2006/relationships/hyperlink" Target="https://code.visualstudio.com/docs/editor/versioncontrol" TargetMode="External"/><Relationship Id="rId16" Type="http://schemas.openxmlformats.org/officeDocument/2006/relationships/hyperlink" Target="https://marketplace.visualstudio.com/items?itemName=donjayamanne.git-extension-pack" TargetMode="External"/><Relationship Id="rId19" Type="http://schemas.openxmlformats.org/officeDocument/2006/relationships/hyperlink" Target="https://github.com/mohamedmagdy/odoo-pycharm-templates" TargetMode="External"/><Relationship Id="rId18" Type="http://schemas.openxmlformats.org/officeDocument/2006/relationships/hyperlink" Target="https://www.jetbrains.com/es-es/pycharm/"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Arimo-italic.ttf"/><Relationship Id="rId10" Type="http://schemas.openxmlformats.org/officeDocument/2006/relationships/font" Target="fonts/Arimo-bold.ttf"/><Relationship Id="rId13" Type="http://schemas.openxmlformats.org/officeDocument/2006/relationships/font" Target="fonts/Lato-regular.ttf"/><Relationship Id="rId12" Type="http://schemas.openxmlformats.org/officeDocument/2006/relationships/font" Target="fonts/Arimo-boldItalic.ttf"/><Relationship Id="rId1" Type="http://schemas.openxmlformats.org/officeDocument/2006/relationships/font" Target="fonts/Raleway-regular.ttf"/><Relationship Id="rId2" Type="http://schemas.openxmlformats.org/officeDocument/2006/relationships/font" Target="fonts/Raleway-bold.ttf"/><Relationship Id="rId3" Type="http://schemas.openxmlformats.org/officeDocument/2006/relationships/font" Target="fonts/Raleway-italic.ttf"/><Relationship Id="rId4" Type="http://schemas.openxmlformats.org/officeDocument/2006/relationships/font" Target="fonts/Raleway-boldItalic.ttf"/><Relationship Id="rId9" Type="http://schemas.openxmlformats.org/officeDocument/2006/relationships/font" Target="fonts/Arimo-regular.ttf"/><Relationship Id="rId15" Type="http://schemas.openxmlformats.org/officeDocument/2006/relationships/font" Target="fonts/Lato-italic.ttf"/><Relationship Id="rId14" Type="http://schemas.openxmlformats.org/officeDocument/2006/relationships/font" Target="fonts/Lato-bold.ttf"/><Relationship Id="rId17" Type="http://schemas.openxmlformats.org/officeDocument/2006/relationships/font" Target="fonts/Tahoma-regular.ttf"/><Relationship Id="rId16" Type="http://schemas.openxmlformats.org/officeDocument/2006/relationships/font" Target="fonts/Lato-boldItalic.ttf"/><Relationship Id="rId5" Type="http://schemas.openxmlformats.org/officeDocument/2006/relationships/font" Target="fonts/ProximaNova-regular.ttf"/><Relationship Id="rId19" Type="http://schemas.openxmlformats.org/officeDocument/2006/relationships/font" Target="fonts/Pacifico-regular.ttf"/><Relationship Id="rId6" Type="http://schemas.openxmlformats.org/officeDocument/2006/relationships/font" Target="fonts/ProximaNova-bold.ttf"/><Relationship Id="rId18" Type="http://schemas.openxmlformats.org/officeDocument/2006/relationships/font" Target="fonts/Tahoma-bold.ttf"/><Relationship Id="rId7" Type="http://schemas.openxmlformats.org/officeDocument/2006/relationships/font" Target="fonts/ProximaNova-italic.ttf"/><Relationship Id="rId8" Type="http://schemas.openxmlformats.org/officeDocument/2006/relationships/font" Target="fonts/ProximaNov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