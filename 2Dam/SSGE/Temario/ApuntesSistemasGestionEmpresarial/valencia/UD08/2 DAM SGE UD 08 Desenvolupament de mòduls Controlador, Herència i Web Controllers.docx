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08. Desenvolupament de mòduls d'Odoo: Controlador, Herència i Web Controllers.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Agost 2022</w:t>
      </w:r>
      <w:r w:rsidDel="00000000" w:rsidR="00000000" w:rsidRPr="00000000">
        <w:rPr>
          <w:rtl w:val="0"/>
        </w:rPr>
      </w:r>
    </w:p>
    <w:p w:rsidR="00000000" w:rsidDel="00000000" w:rsidP="00000000" w:rsidRDefault="00000000" w:rsidRPr="00000000" w14:paraId="00000008">
      <w:pPr>
        <w:pageBreakBefore w:val="0"/>
        <w:ind w:firstLine="113"/>
        <w:rPr>
          <w:color w:val="336633"/>
          <w:sz w:val="28"/>
          <w:szCs w:val="28"/>
        </w:rPr>
      </w:pPr>
      <w:r w:rsidDel="00000000" w:rsidR="00000000" w:rsidRPr="00000000">
        <w:rPr>
          <w:color w:val="336633"/>
          <w:sz w:val="28"/>
          <w:szCs w:val="28"/>
          <w:rtl w:val="0"/>
        </w:rPr>
        <w:t xml:space="preserve">Llicència</w:t>
      </w:r>
      <w:r w:rsidDel="00000000" w:rsidR="00000000" w:rsidRPr="00000000">
        <w:rPr>
          <w:rtl w:val="0"/>
        </w:rPr>
      </w:r>
    </w:p>
    <w:p w:rsidR="00000000" w:rsidDel="00000000" w:rsidP="00000000" w:rsidRDefault="00000000" w:rsidRPr="00000000" w14:paraId="00000009">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A">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NoComercial - CompartirIgual (BY-NC-SA)</w:t>
      </w:r>
      <w:r w:rsidDel="00000000" w:rsidR="00000000" w:rsidRPr="00000000">
        <w:rPr>
          <w:rFonts w:ascii="Verdana" w:cs="Verdana" w:eastAsia="Verdana" w:hAnsi="Verdana"/>
          <w:sz w:val="20"/>
          <w:szCs w:val="20"/>
          <w:rtl w:val="0"/>
        </w:rPr>
        <w:t xml:space="preserve">: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Al llarg d'aquest tema s'utilitzaran diferents símbols per a distingir elements importants dins del contingut. Aquests símbols són:</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rtl w:val="0"/>
        </w:rPr>
      </w:r>
    </w:p>
    <w:p w:rsidR="00000000" w:rsidDel="00000000" w:rsidP="00000000" w:rsidRDefault="00000000" w:rsidRPr="00000000" w14:paraId="0000001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5">
          <w:pPr>
            <w:tabs>
              <w:tab w:val="right" w:pos="9637.511811023622"/>
            </w:tabs>
            <w:spacing w:before="80" w:line="240" w:lineRule="auto"/>
            <w:ind w:left="0" w:firstLine="0"/>
            <w:rPr>
              <w:rFonts w:ascii="Verdana" w:cs="Verdana" w:eastAsia="Verdana" w:hAnsi="Verdana"/>
              <w:b w:val="1"/>
              <w:sz w:val="21"/>
              <w:szCs w:val="21"/>
            </w:rPr>
          </w:pPr>
          <w:r w:rsidDel="00000000" w:rsidR="00000000" w:rsidRPr="00000000">
            <w:fldChar w:fldCharType="begin"/>
            <w:instrText xml:space="preserve"> TOC \h \u \z </w:instrText>
            <w:fldChar w:fldCharType="separate"/>
          </w:r>
          <w:hyperlink w:anchor="_t6f8y79onmj3">
            <w:r w:rsidDel="00000000" w:rsidR="00000000" w:rsidRPr="00000000">
              <w:rPr>
                <w:rFonts w:ascii="Verdana" w:cs="Verdana" w:eastAsia="Verdana" w:hAnsi="Verdana"/>
                <w:b w:val="1"/>
                <w:sz w:val="21"/>
                <w:szCs w:val="21"/>
                <w:rtl w:val="0"/>
              </w:rPr>
              <w:t xml:space="preserve">Controlador</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_t6f8y79onmj3 \h </w:instrText>
            <w:fldChar w:fldCharType="separate"/>
          </w:r>
          <w:r w:rsidDel="00000000" w:rsidR="00000000" w:rsidRPr="00000000">
            <w:rPr>
              <w:rFonts w:ascii="Verdana" w:cs="Verdana" w:eastAsia="Verdana" w:hAnsi="Verdana"/>
              <w:b w:val="1"/>
              <w:sz w:val="21"/>
              <w:szCs w:val="2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th5id3tfvzt">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Enviroment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_th5id3tfvzt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atq475xovji9">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Mètodes de l’ORM</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_atq475xovji9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hzv42ojr71i6">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Onchange</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_hzv42ojr71i6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g3f5kg44cbtq">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Fitxers de dades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_g3f5kg44cbtq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ff380qr7pzdz">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Reports (Informes)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_ff380qr7pzdz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z992p1tb2y9w">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Herencia</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_z992p1tb2y9w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29jvgr1o1793">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Wizards (Asistents)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_29jvgr1o1793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mbvbbdqkjir5">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Web controllers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_mbvbbdqkjir5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4goky3v2gpkt">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¿Què son els Web Controllers?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_4goky3v2gpkt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jwfejzz2735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Passar paràmetres al Web Controller</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hap2swyweu2">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Paràmetres enviats per POST o GET: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_hap2swyweu2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nkrocuvm5o8n">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Paràmetres per REST: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_nkrocuvm5o8n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xb6nggy1f5ih">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Paràmetres per JSON:</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_xb6nggy1f5ih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kbrefjybl8z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Cors amb Odoo</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_kbrefjybl8z0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jwfejzz2735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Autenticació</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6224rtoqshe">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Fer una API REST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_6224rtoqshe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jwfejzz2735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Comunicar un SPA Vue/React/Angular con Odoo</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472cuellpaib">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Dependències externes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_472cuellpaib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uhonchdtyg45">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Mòduls d'exemple amb comentaris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_uhonchdtyg45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bf8l0o8wnsqh">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_bf8l0o8wnsqh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after="80"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Autors (en ordre alfabètic)</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8</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Desenvolupament de mòduls d'Odoo: Controlador, Herència i Web Control.</w:t>
      </w:r>
      <w:r w:rsidDel="00000000" w:rsidR="00000000" w:rsidRPr="00000000">
        <w:rPr>
          <w:rtl w:val="0"/>
        </w:rPr>
      </w:r>
    </w:p>
    <w:p w:rsidR="00000000" w:rsidDel="00000000" w:rsidP="00000000" w:rsidRDefault="00000000" w:rsidRPr="00000000" w14:paraId="0000002D">
      <w:pPr>
        <w:pStyle w:val="Heading1"/>
        <w:numPr>
          <w:ilvl w:val="0"/>
          <w:numId w:val="6"/>
        </w:numPr>
        <w:ind w:left="432"/>
        <w:rPr>
          <w:sz w:val="32"/>
          <w:szCs w:val="32"/>
        </w:rPr>
      </w:pPr>
      <w:bookmarkStart w:colFirst="0" w:colLast="0" w:name="_t6f8y79onmj3" w:id="1"/>
      <w:bookmarkEnd w:id="1"/>
      <w:r w:rsidDel="00000000" w:rsidR="00000000" w:rsidRPr="00000000">
        <w:rPr>
          <w:sz w:val="32"/>
          <w:szCs w:val="32"/>
          <w:rtl w:val="0"/>
        </w:rPr>
        <w:t xml:space="preserve">Controlador</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Odoo té una arquitectura MVC (Model-Vista-Controlador) que ens permet desenvolupar cadascuna d'aquestes parts per separat. No obstant això, és habitual que el controlador es desenvolupe en els mateixos fitxers Python en els quals es fa el model.</w:t>
      </w:r>
    </w:p>
    <w:p w:rsidR="00000000" w:rsidDel="00000000" w:rsidP="00000000" w:rsidRDefault="00000000" w:rsidRPr="00000000" w14:paraId="0000002F">
      <w:pPr>
        <w:rPr/>
      </w:pPr>
      <w:r w:rsidDel="00000000" w:rsidR="00000000" w:rsidRPr="00000000">
        <w:rPr>
          <w:rtl w:val="0"/>
        </w:rPr>
        <w:t xml:space="preserve">Per a aclarir, podríem dir que el controlador són els mètodes que hi ha en els models.</w:t>
      </w:r>
    </w:p>
    <w:p w:rsidR="00000000" w:rsidDel="00000000" w:rsidP="00000000" w:rsidRDefault="00000000" w:rsidRPr="00000000" w14:paraId="00000030">
      <w:pPr>
        <w:rPr/>
      </w:pPr>
      <w:r w:rsidDel="00000000" w:rsidR="00000000" w:rsidRPr="00000000">
        <w:rPr>
          <w:rtl w:val="0"/>
        </w:rPr>
        <w:t xml:space="preserve">En la unitat anterior hem vist els “fields” computats i com funcionen les funcions en Python i Odoo. En aquest apartat veurem les facilitats que proporciona el framework d'Odoo per a manipular l'ORM (Object Relational Mapping).</w:t>
      </w:r>
    </w:p>
    <w:p w:rsidR="00000000" w:rsidDel="00000000" w:rsidP="00000000" w:rsidRDefault="00000000" w:rsidRPr="00000000" w14:paraId="00000031">
      <w:pPr>
        <w:pageBreakBefore w:val="0"/>
        <w:ind w:left="432" w:firstLine="0"/>
        <w:rPr/>
      </w:pPr>
      <w:r w:rsidDel="00000000" w:rsidR="00000000" w:rsidRPr="00000000">
        <w:rPr>
          <w:rtl w:val="0"/>
        </w:rPr>
      </w:r>
    </w:p>
    <w:p w:rsidR="00000000" w:rsidDel="00000000" w:rsidP="00000000" w:rsidRDefault="00000000" w:rsidRPr="00000000" w14:paraId="0000003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llegats a aquest punt, se suposa que hi ha un nivell mínim de coneixements de programació i del llenguatge de programació Python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La capa ORM té uns mètodes per a manipular les dades sense necessitat de fer sentències SQL contra la base de dades.</w:t>
      </w:r>
    </w:p>
    <w:p w:rsidR="00000000" w:rsidDel="00000000" w:rsidP="00000000" w:rsidRDefault="00000000" w:rsidRPr="00000000" w14:paraId="00000034">
      <w:pPr>
        <w:pageBreakBefore w:val="0"/>
        <w:ind w:left="432" w:firstLine="0"/>
        <w:rPr/>
      </w:pPr>
      <w:r w:rsidDel="00000000" w:rsidR="00000000" w:rsidRPr="00000000">
        <w:rPr>
          <w:rtl w:val="0"/>
        </w:rPr>
      </w:r>
    </w:p>
    <w:p w:rsidR="00000000" w:rsidDel="00000000" w:rsidP="00000000" w:rsidRDefault="00000000" w:rsidRPr="00000000" w14:paraId="0000003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 </w:t>
      </w:r>
      <w:r w:rsidDel="00000000" w:rsidR="00000000" w:rsidRPr="00000000">
        <w:rPr>
          <w:rtl w:val="0"/>
        </w:rPr>
        <w:t xml:space="preserve">Odoo té una eina per a accedir per terminal en comptes de per la web. Per a això hem d'escriure en la terminal quan reiniciem el servidor: “odoo shell”.</w:t>
      </w:r>
      <w:r w:rsidDel="00000000" w:rsidR="00000000" w:rsidRPr="00000000">
        <w:rPr>
          <w:rtl w:val="0"/>
        </w:rPr>
      </w:r>
    </w:p>
    <w:p w:rsidR="00000000" w:rsidDel="00000000" w:rsidP="00000000" w:rsidRDefault="00000000" w:rsidRPr="00000000" w14:paraId="0000003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L'accés a la terminal ens permet provar les instruccions de l'ORM sense haver d'editar arxius i reiniciar el servidor. Quan en aquest capítol vegem exemples de codi de l'estil:</w:t>
      </w:r>
    </w:p>
    <w:p w:rsidR="00000000" w:rsidDel="00000000" w:rsidP="00000000" w:rsidRDefault="00000000" w:rsidRPr="00000000" w14:paraId="0000003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b w:val="1"/>
          <w:u w:val="single"/>
          <w:rtl w:val="0"/>
        </w:rPr>
        <w:t xml:space="preserve">&gt;&gt;&gt; print(self)</w:t>
      </w:r>
    </w:p>
    <w:p w:rsidR="00000000" w:rsidDel="00000000" w:rsidP="00000000" w:rsidRDefault="00000000" w:rsidRPr="00000000" w14:paraId="00000038">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Indica que s'han fet en la terminal d'Odoo i que seria interessant fer-ho per a provar el seu funcionament.</w:t>
      </w:r>
      <w:r w:rsidDel="00000000" w:rsidR="00000000" w:rsidRPr="00000000">
        <w:rPr>
          <w:rtl w:val="0"/>
        </w:rPr>
      </w:r>
    </w:p>
    <w:p w:rsidR="00000000" w:rsidDel="00000000" w:rsidP="00000000" w:rsidRDefault="00000000" w:rsidRPr="00000000" w14:paraId="00000039">
      <w:pPr>
        <w:pageBreakBefore w:val="0"/>
        <w:ind w:left="432" w:firstLine="0"/>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Per a Odoo, un conjunt de registres d'un model es diu “Recordset” i un conjunt amb un sol registre d'un model és un “Singleton”. La interacció amb l'ORM es basa a manipular “recordsets” o recórrer-los per a anar manipulant els “singletons”. </w:t>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do_operation</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print</w:t>
            </w:r>
            <w:r w:rsidDel="00000000" w:rsidR="00000000" w:rsidRPr="00000000">
              <w:rPr>
                <w:rFonts w:ascii="Consolas" w:cs="Consolas" w:eastAsia="Consolas" w:hAnsi="Consolas"/>
                <w:color w:val="333333"/>
                <w:sz w:val="18"/>
                <w:szCs w:val="18"/>
                <w:shd w:fill="f8f8f8" w:val="clear"/>
                <w:rtl w:val="0"/>
              </w:rPr>
              <w:t xml:space="preserve"> self </w:t>
            </w:r>
            <w:r w:rsidDel="00000000" w:rsidR="00000000" w:rsidRPr="00000000">
              <w:rPr>
                <w:rFonts w:ascii="Consolas" w:cs="Consolas" w:eastAsia="Consolas" w:hAnsi="Consolas"/>
                <w:i w:val="1"/>
                <w:color w:val="999988"/>
                <w:sz w:val="18"/>
                <w:szCs w:val="18"/>
                <w:shd w:fill="f8f8f8" w:val="clear"/>
                <w:rtl w:val="0"/>
              </w:rPr>
              <w:t xml:space="preserve"># =&gt; a.model(1, 2, 3, 4, 5) (Recordset)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record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print</w:t>
            </w:r>
            <w:r w:rsidDel="00000000" w:rsidR="00000000" w:rsidRPr="00000000">
              <w:rPr>
                <w:rFonts w:ascii="Consolas" w:cs="Consolas" w:eastAsia="Consolas" w:hAnsi="Consolas"/>
                <w:color w:val="333333"/>
                <w:sz w:val="18"/>
                <w:szCs w:val="18"/>
                <w:shd w:fill="f8f8f8" w:val="clear"/>
                <w:rtl w:val="0"/>
              </w:rPr>
              <w:t xml:space="preserve"> record </w:t>
            </w:r>
            <w:r w:rsidDel="00000000" w:rsidR="00000000" w:rsidRPr="00000000">
              <w:rPr>
                <w:rFonts w:ascii="Consolas" w:cs="Consolas" w:eastAsia="Consolas" w:hAnsi="Consolas"/>
                <w:i w:val="1"/>
                <w:color w:val="999988"/>
                <w:sz w:val="18"/>
                <w:szCs w:val="18"/>
                <w:shd w:fill="f8f8f8" w:val="clear"/>
                <w:rtl w:val="0"/>
              </w:rPr>
              <w:t xml:space="preserve"># =&gt; a.model(1), a.model(2), a.model(3), ... (Singletons)</w:t>
            </w:r>
            <w:r w:rsidDel="00000000" w:rsidR="00000000" w:rsidRPr="00000000">
              <w:rPr>
                <w:rtl w:val="0"/>
              </w:rPr>
            </w:r>
          </w:p>
        </w:tc>
      </w:tr>
    </w:tbl>
    <w:p w:rsidR="00000000" w:rsidDel="00000000" w:rsidP="00000000" w:rsidRDefault="00000000" w:rsidRPr="00000000" w14:paraId="0000003C">
      <w:pPr>
        <w:pageBreakBefore w:val="0"/>
        <w:ind w:left="432" w:firstLine="0"/>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Recordem que per a accedir a les dades, cal anar als “singletons” i no als “recordsets”.</w:t>
      </w:r>
      <w:r w:rsidDel="00000000" w:rsidR="00000000" w:rsidRPr="00000000">
        <w:rPr>
          <w:rtl w:val="0"/>
        </w:rPr>
      </w:r>
    </w:p>
    <w:tbl>
      <w:tblPr>
        <w:tblStyle w:val="Table2"/>
        <w:jc w:val="left"/>
        <w:tblInd w:w="100.0" w:type="pct"/>
        <w:tblLayout w:type="fixed"/>
        <w:tblLook w:val="0600"/>
      </w:tblPr>
      <w:tblGrid>
        <w:gridCol w:w="9752"/>
        <w:tblGridChange w:id="0">
          <w:tblGrid>
            <w:gridCol w:w="9752"/>
          </w:tblGrid>
        </w:tblGridChange>
      </w:tblGrid>
      <w:tr>
        <w:trPr>
          <w:cantSplit w:val="0"/>
          <w:trHeight w:val="259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color w:val="333333"/>
                <w:sz w:val="20"/>
                <w:szCs w:val="20"/>
                <w:shd w:fill="f8f8f8" w:val="clear"/>
                <w:rtl w:val="0"/>
              </w:rPr>
              <w:t xml:space="preserve">a</w:t>
              <w:br w:type="textWrapping"/>
              <w:t xml:space="preserve">school.course(</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008080"/>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i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a:</w:t>
              <w:br w:type="textWrapping"/>
            </w:r>
            <w:r w:rsidDel="00000000" w:rsidR="00000000" w:rsidRPr="00000000">
              <w:rPr>
                <w:rFonts w:ascii="Consolas" w:cs="Consolas" w:eastAsia="Consolas" w:hAnsi="Consolas"/>
                <w:b w:val="1"/>
                <w:color w:val="999999"/>
                <w:sz w:val="20"/>
                <w:szCs w:val="20"/>
                <w:shd w:fill="f8f8f8" w:val="clear"/>
                <w:rtl w:val="0"/>
              </w:rPr>
              <w:t xml:space="preserve">... </w:t>
            </w:r>
            <w:r w:rsidDel="00000000" w:rsidR="00000000" w:rsidRPr="00000000">
              <w:rPr>
                <w:rFonts w:ascii="Consolas" w:cs="Consolas" w:eastAsia="Consolas" w:hAnsi="Consolas"/>
                <w:color w:val="333333"/>
                <w:sz w:val="20"/>
                <w:szCs w:val="20"/>
                <w:shd w:fill="f8f8f8" w:val="clear"/>
                <w:rtl w:val="0"/>
              </w:rPr>
              <w:t xml:space="preserve"> i.name</w:t>
              <w:br w:type="textWrapping"/>
              <w:t xml:space="preserve">...</w:t>
              <w:br w:type="textWrapping"/>
            </w:r>
            <w:r w:rsidDel="00000000" w:rsidR="00000000" w:rsidRPr="00000000">
              <w:rPr>
                <w:rFonts w:ascii="Consolas" w:cs="Consolas" w:eastAsia="Consolas" w:hAnsi="Consolas"/>
                <w:color w:val="dd1144"/>
                <w:sz w:val="20"/>
                <w:szCs w:val="20"/>
                <w:shd w:fill="f8f8f8" w:val="clear"/>
                <w:rtl w:val="0"/>
              </w:rPr>
              <w:t xml:space="preserve">'2DAM'</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color w:val="dd1144"/>
                <w:sz w:val="20"/>
                <w:szCs w:val="20"/>
                <w:shd w:fill="f8f8f8" w:val="clear"/>
                <w:rtl w:val="0"/>
              </w:rPr>
              <w:t xml:space="preserve">'1DAM'</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color w:val="333333"/>
                <w:sz w:val="20"/>
                <w:szCs w:val="20"/>
                <w:shd w:fill="f8f8f8" w:val="clear"/>
                <w:rtl w:val="0"/>
              </w:rPr>
              <w:t xml:space="preserve">a.name</w:t>
              <w:br w:type="textWrapping"/>
              <w:t xml:space="preserve">ValueError: too many values to unpack</w:t>
            </w:r>
            <w:r w:rsidDel="00000000" w:rsidR="00000000" w:rsidRPr="00000000">
              <w:rPr>
                <w:rtl w:val="0"/>
              </w:rPr>
            </w:r>
          </w:p>
        </w:tc>
      </w:tr>
    </w:tbl>
    <w:p w:rsidR="00000000" w:rsidDel="00000000" w:rsidP="00000000" w:rsidRDefault="00000000" w:rsidRPr="00000000" w14:paraId="0000003F">
      <w:pPr>
        <w:rPr/>
      </w:pPr>
      <w:r w:rsidDel="00000000" w:rsidR="00000000" w:rsidRPr="00000000">
        <w:rPr>
          <w:rtl w:val="0"/>
        </w:rPr>
        <w:t xml:space="preserve">Si s'intenta accedir a les dades en un “recordset” dóna error. Les dades dels “fields” relacionals donen un “recordset”, fins i tot encara que només tinguen un element</w:t>
      </w:r>
      <w:r w:rsidDel="00000000" w:rsidR="00000000" w:rsidRPr="00000000">
        <w:rPr>
          <w:rtl w:val="0"/>
        </w:rPr>
        <w:t xml:space="preserve">:</w:t>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a[</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].students</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1">
      <w:pPr>
        <w:rPr/>
      </w:pPr>
      <w:r w:rsidDel="00000000" w:rsidR="00000000" w:rsidRPr="00000000">
        <w:rPr>
          <w:rtl w:val="0"/>
        </w:rPr>
        <w:t xml:space="preserve">Els “recordsets” són iterables com una llista/array i tenen, a més, operacions de conjunts que permeten facilitar el treball amb ells:</w:t>
      </w:r>
      <w:r w:rsidDel="00000000" w:rsidR="00000000" w:rsidRPr="00000000">
        <w:rPr>
          <w:rtl w:val="0"/>
        </w:rPr>
      </w:r>
    </w:p>
    <w:p w:rsidR="00000000" w:rsidDel="00000000" w:rsidP="00000000" w:rsidRDefault="00000000" w:rsidRPr="00000000" w14:paraId="00000042">
      <w:pPr>
        <w:numPr>
          <w:ilvl w:val="0"/>
          <w:numId w:val="7"/>
        </w:numPr>
        <w:ind w:left="720" w:hanging="360"/>
      </w:pPr>
      <w:r w:rsidDel="00000000" w:rsidR="00000000" w:rsidRPr="00000000">
        <w:rPr>
          <w:b w:val="1"/>
          <w:rtl w:val="0"/>
        </w:rPr>
        <w:t xml:space="preserve">record in set:  </w:t>
      </w:r>
      <w:r w:rsidDel="00000000" w:rsidR="00000000" w:rsidRPr="00000000">
        <w:rPr>
          <w:rtl w:val="0"/>
        </w:rPr>
        <w:t xml:space="preserve">retorna True si “rècord” està en el conjunt (set).</w:t>
      </w:r>
      <w:r w:rsidDel="00000000" w:rsidR="00000000" w:rsidRPr="00000000">
        <w:rPr>
          <w:rtl w:val="0"/>
        </w:rPr>
      </w:r>
    </w:p>
    <w:p w:rsidR="00000000" w:rsidDel="00000000" w:rsidP="00000000" w:rsidRDefault="00000000" w:rsidRPr="00000000" w14:paraId="00000043">
      <w:pPr>
        <w:numPr>
          <w:ilvl w:val="0"/>
          <w:numId w:val="7"/>
        </w:numPr>
        <w:ind w:left="720" w:hanging="360"/>
      </w:pPr>
      <w:r w:rsidDel="00000000" w:rsidR="00000000" w:rsidRPr="00000000">
        <w:rPr>
          <w:b w:val="1"/>
          <w:rtl w:val="0"/>
        </w:rPr>
        <w:t xml:space="preserve">set1 | set2: </w:t>
      </w:r>
      <w:r w:rsidDel="00000000" w:rsidR="00000000" w:rsidRPr="00000000">
        <w:rPr>
          <w:rtl w:val="0"/>
        </w:rPr>
        <w:t xml:space="preserve">unió de conjunts (sets). També funciona el signe +.</w:t>
      </w:r>
      <w:r w:rsidDel="00000000" w:rsidR="00000000" w:rsidRPr="00000000">
        <w:rPr>
          <w:rtl w:val="0"/>
        </w:rPr>
      </w:r>
    </w:p>
    <w:p w:rsidR="00000000" w:rsidDel="00000000" w:rsidP="00000000" w:rsidRDefault="00000000" w:rsidRPr="00000000" w14:paraId="00000044">
      <w:pPr>
        <w:numPr>
          <w:ilvl w:val="0"/>
          <w:numId w:val="7"/>
        </w:numPr>
        <w:ind w:left="720" w:hanging="360"/>
      </w:pPr>
      <w:r w:rsidDel="00000000" w:rsidR="00000000" w:rsidRPr="00000000">
        <w:rPr>
          <w:b w:val="1"/>
          <w:rtl w:val="0"/>
        </w:rPr>
        <w:t xml:space="preserve">set1 &amp; set2: </w:t>
      </w:r>
      <w:r w:rsidDel="00000000" w:rsidR="00000000" w:rsidRPr="00000000">
        <w:rPr>
          <w:rtl w:val="0"/>
        </w:rPr>
        <w:t xml:space="preserve">intersecció de conjunts (sets).</w:t>
      </w:r>
      <w:r w:rsidDel="00000000" w:rsidR="00000000" w:rsidRPr="00000000">
        <w:rPr>
          <w:rtl w:val="0"/>
        </w:rPr>
      </w:r>
    </w:p>
    <w:p w:rsidR="00000000" w:rsidDel="00000000" w:rsidP="00000000" w:rsidRDefault="00000000" w:rsidRPr="00000000" w14:paraId="00000045">
      <w:pPr>
        <w:numPr>
          <w:ilvl w:val="0"/>
          <w:numId w:val="7"/>
        </w:numPr>
        <w:ind w:left="720" w:hanging="360"/>
      </w:pPr>
      <w:r w:rsidDel="00000000" w:rsidR="00000000" w:rsidRPr="00000000">
        <w:rPr>
          <w:b w:val="1"/>
          <w:rtl w:val="0"/>
        </w:rPr>
        <w:t xml:space="preserve">set1 - set2:  </w:t>
      </w:r>
      <w:r w:rsidDel="00000000" w:rsidR="00000000" w:rsidRPr="00000000">
        <w:rPr>
          <w:rtl w:val="0"/>
        </w:rPr>
        <w:t xml:space="preserve">diferència de conjunts (sets).</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 més, compta amb funcions pròpies de la programació funcional:</w:t>
      </w:r>
    </w:p>
    <w:p w:rsidR="00000000" w:rsidDel="00000000" w:rsidP="00000000" w:rsidRDefault="00000000" w:rsidRPr="00000000" w14:paraId="00000047">
      <w:pPr>
        <w:rPr>
          <w:b w:val="1"/>
        </w:rPr>
      </w:pPr>
      <w:r w:rsidDel="00000000" w:rsidR="00000000" w:rsidRPr="00000000">
        <w:rPr>
          <w:b w:val="1"/>
          <w:rtl w:val="0"/>
        </w:rPr>
        <w:t xml:space="preserve">filtered()</w:t>
      </w:r>
    </w:p>
    <w:p w:rsidR="00000000" w:rsidDel="00000000" w:rsidP="00000000" w:rsidRDefault="00000000" w:rsidRPr="00000000" w14:paraId="00000048">
      <w:pPr>
        <w:rPr/>
      </w:pPr>
      <w:r w:rsidDel="00000000" w:rsidR="00000000" w:rsidRPr="00000000">
        <w:rPr>
          <w:rtl w:val="0"/>
        </w:rPr>
        <w:t xml:space="preserve">Retorna un “recordset” amb els elements del “recordset” que passen el filtre. Per a passar el filtre, es necessita que retorne un True, siga una funció Lambda o un “field” Booleà. Similar a “filter”</w:t>
      </w:r>
      <w:r w:rsidDel="00000000" w:rsidR="00000000" w:rsidRPr="00000000">
        <w:rPr>
          <w:rtl w:val="0"/>
        </w:rPr>
        <w:t xml:space="preserve">.</w:t>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color w:val="333333"/>
                <w:sz w:val="18"/>
                <w:szCs w:val="18"/>
                <w:shd w:fill="f8f8f8" w:val="clear"/>
                <w:rtl w:val="0"/>
              </w:rPr>
              <w:t xml:space="preserve">records.filtered(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r.company_id == user.company_id)</w:t>
              <w:br w:type="textWrapping"/>
              <w:t xml:space="preserve">records.filtered(</w:t>
            </w:r>
            <w:r w:rsidDel="00000000" w:rsidR="00000000" w:rsidRPr="00000000">
              <w:rPr>
                <w:rFonts w:ascii="Consolas" w:cs="Consolas" w:eastAsia="Consolas" w:hAnsi="Consolas"/>
                <w:color w:val="dd1144"/>
                <w:sz w:val="18"/>
                <w:szCs w:val="18"/>
                <w:shd w:fill="f8f8f8" w:val="clear"/>
                <w:rtl w:val="0"/>
              </w:rPr>
              <w:t xml:space="preserve">"partner_id.is_company"</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A">
      <w:pPr>
        <w:rPr>
          <w:b w:val="1"/>
        </w:rPr>
      </w:pPr>
      <w:r w:rsidDel="00000000" w:rsidR="00000000" w:rsidRPr="00000000">
        <w:rPr>
          <w:b w:val="1"/>
          <w:rtl w:val="0"/>
        </w:rPr>
        <w:t xml:space="preserve">sorted()</w:t>
      </w:r>
    </w:p>
    <w:p w:rsidR="00000000" w:rsidDel="00000000" w:rsidP="00000000" w:rsidRDefault="00000000" w:rsidRPr="00000000" w14:paraId="0000004B">
      <w:pPr>
        <w:rPr/>
      </w:pPr>
      <w:r w:rsidDel="00000000" w:rsidR="00000000" w:rsidRPr="00000000">
        <w:rPr>
          <w:rtl w:val="0"/>
        </w:rPr>
        <w:t xml:space="preserve">Retorna un “recordset” ordenat segons el resultat d'una funció Lambda aplicat a la seua “key function” https://docs.python.org/3/howto/sorting.html#key-functions. Similar a “sort”.</w:t>
      </w:r>
      <w:r w:rsidDel="00000000" w:rsidR="00000000" w:rsidRPr="00000000">
        <w:rPr>
          <w:rtl w:val="0"/>
        </w:rPr>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i w:val="1"/>
                <w:color w:val="999988"/>
                <w:sz w:val="18"/>
                <w:szCs w:val="18"/>
                <w:shd w:fill="f8f8f8" w:val="clear"/>
                <w:rtl w:val="0"/>
              </w:rPr>
              <w:t xml:space="preserve"># sort records by name</w:t>
            </w:r>
            <w:r w:rsidDel="00000000" w:rsidR="00000000" w:rsidRPr="00000000">
              <w:rPr>
                <w:rFonts w:ascii="Consolas" w:cs="Consolas" w:eastAsia="Consolas" w:hAnsi="Consolas"/>
                <w:color w:val="333333"/>
                <w:sz w:val="18"/>
                <w:szCs w:val="18"/>
                <w:shd w:fill="f8f8f8" w:val="clear"/>
                <w:rtl w:val="0"/>
              </w:rPr>
              <w:br w:type="textWrapping"/>
              <w:t xml:space="preserve">records.sorted(key=</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r.name)</w:t>
              <w:br w:type="textWrapping"/>
              <w:t xml:space="preserve">records.sorted(key=</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r.name, reverse=</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D">
      <w:pPr>
        <w:rPr>
          <w:b w:val="1"/>
        </w:rPr>
      </w:pPr>
      <w:r w:rsidDel="00000000" w:rsidR="00000000" w:rsidRPr="00000000">
        <w:rPr>
          <w:b w:val="1"/>
          <w:rtl w:val="0"/>
        </w:rPr>
        <w:t xml:space="preserve">mapped()</w:t>
      </w:r>
    </w:p>
    <w:p w:rsidR="00000000" w:rsidDel="00000000" w:rsidP="00000000" w:rsidRDefault="00000000" w:rsidRPr="00000000" w14:paraId="0000004E">
      <w:pPr>
        <w:rPr/>
      </w:pPr>
      <w:r w:rsidDel="00000000" w:rsidR="00000000" w:rsidRPr="00000000">
        <w:rPr>
          <w:rtl w:val="0"/>
        </w:rPr>
        <w:t xml:space="preserve">Li aplica una funció a cada element del recordset i retorna un recordset amb els canvis demanats. Similar a “map”.</w:t>
      </w:r>
      <w:r w:rsidDel="00000000" w:rsidR="00000000" w:rsidRPr="00000000">
        <w:rPr>
          <w:rtl w:val="0"/>
        </w:rPr>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i w:val="1"/>
                <w:color w:val="999988"/>
                <w:sz w:val="18"/>
                <w:szCs w:val="18"/>
                <w:shd w:fill="f8f8f8" w:val="clear"/>
                <w:rtl w:val="0"/>
              </w:rPr>
              <w:t xml:space="preserve"># returns a list of summing two fields for each record in the set</w:t>
            </w:r>
            <w:r w:rsidDel="00000000" w:rsidR="00000000" w:rsidRPr="00000000">
              <w:rPr>
                <w:rFonts w:ascii="Consolas" w:cs="Consolas" w:eastAsia="Consolas" w:hAnsi="Consolas"/>
                <w:color w:val="333333"/>
                <w:sz w:val="18"/>
                <w:szCs w:val="18"/>
                <w:shd w:fill="f8f8f8" w:val="clear"/>
                <w:rtl w:val="0"/>
              </w:rPr>
              <w:br w:type="textWrapping"/>
              <w:t xml:space="preserve">records.mapped(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r.field1 + r.field2)</w:t>
              <w:br w:type="textWrapping"/>
            </w:r>
            <w:r w:rsidDel="00000000" w:rsidR="00000000" w:rsidRPr="00000000">
              <w:rPr>
                <w:rFonts w:ascii="Consolas" w:cs="Consolas" w:eastAsia="Consolas" w:hAnsi="Consolas"/>
                <w:i w:val="1"/>
                <w:color w:val="999988"/>
                <w:sz w:val="18"/>
                <w:szCs w:val="18"/>
                <w:shd w:fill="f8f8f8" w:val="clear"/>
                <w:rtl w:val="0"/>
              </w:rPr>
              <w:t xml:space="preserve"># returns a list of names</w:t>
            </w:r>
            <w:r w:rsidDel="00000000" w:rsidR="00000000" w:rsidRPr="00000000">
              <w:rPr>
                <w:rFonts w:ascii="Consolas" w:cs="Consolas" w:eastAsia="Consolas" w:hAnsi="Consolas"/>
                <w:color w:val="333333"/>
                <w:sz w:val="18"/>
                <w:szCs w:val="18"/>
                <w:shd w:fill="f8f8f8" w:val="clear"/>
                <w:rtl w:val="0"/>
              </w:rPr>
              <w:br w:type="textWrapping"/>
              <w:t xml:space="preserve">records.mapped(</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i w:val="1"/>
                <w:color w:val="999988"/>
                <w:sz w:val="18"/>
                <w:szCs w:val="18"/>
                <w:shd w:fill="f8f8f8" w:val="clear"/>
                <w:rtl w:val="0"/>
              </w:rPr>
              <w:t xml:space="preserve"># returns a recordset of partners</w:t>
            </w:r>
            <w:r w:rsidDel="00000000" w:rsidR="00000000" w:rsidRPr="00000000">
              <w:rPr>
                <w:rFonts w:ascii="Consolas" w:cs="Consolas" w:eastAsia="Consolas" w:hAnsi="Consolas"/>
                <w:color w:val="333333"/>
                <w:sz w:val="18"/>
                <w:szCs w:val="18"/>
                <w:shd w:fill="f8f8f8" w:val="clear"/>
                <w:rtl w:val="0"/>
              </w:rPr>
              <w:br w:type="textWrapping"/>
              <w:t xml:space="preserve">record.mapped(</w:t>
            </w:r>
            <w:r w:rsidDel="00000000" w:rsidR="00000000" w:rsidRPr="00000000">
              <w:rPr>
                <w:rFonts w:ascii="Consolas" w:cs="Consolas" w:eastAsia="Consolas" w:hAnsi="Consolas"/>
                <w:color w:val="dd1144"/>
                <w:sz w:val="18"/>
                <w:szCs w:val="18"/>
                <w:shd w:fill="f8f8f8" w:val="clear"/>
                <w:rtl w:val="0"/>
              </w:rPr>
              <w:t xml:space="preserve">'partner_id'</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i w:val="1"/>
                <w:color w:val="999988"/>
                <w:sz w:val="18"/>
                <w:szCs w:val="18"/>
                <w:shd w:fill="f8f8f8" w:val="clear"/>
                <w:rtl w:val="0"/>
              </w:rPr>
              <w:t xml:space="preserve"># returns the union of all partner banks, with duplicates removed</w:t>
            </w:r>
            <w:r w:rsidDel="00000000" w:rsidR="00000000" w:rsidRPr="00000000">
              <w:rPr>
                <w:rFonts w:ascii="Consolas" w:cs="Consolas" w:eastAsia="Consolas" w:hAnsi="Consolas"/>
                <w:color w:val="333333"/>
                <w:sz w:val="18"/>
                <w:szCs w:val="18"/>
                <w:shd w:fill="f8f8f8" w:val="clear"/>
                <w:rtl w:val="0"/>
              </w:rPr>
              <w:br w:type="textWrapping"/>
              <w:t xml:space="preserve">record.mapped(</w:t>
            </w:r>
            <w:r w:rsidDel="00000000" w:rsidR="00000000" w:rsidRPr="00000000">
              <w:rPr>
                <w:rFonts w:ascii="Consolas" w:cs="Consolas" w:eastAsia="Consolas" w:hAnsi="Consolas"/>
                <w:color w:val="dd1144"/>
                <w:sz w:val="18"/>
                <w:szCs w:val="18"/>
                <w:shd w:fill="f8f8f8" w:val="clear"/>
                <w:rtl w:val="0"/>
              </w:rPr>
              <w:t xml:space="preserve">'partner_id.bank_ids'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0">
      <w:pPr>
        <w:pStyle w:val="Heading2"/>
        <w:numPr>
          <w:ilvl w:val="1"/>
          <w:numId w:val="6"/>
        </w:numPr>
        <w:ind w:left="576"/>
        <w:rPr/>
      </w:pPr>
      <w:bookmarkStart w:colFirst="0" w:colLast="0" w:name="_th5id3tfvzt" w:id="2"/>
      <w:bookmarkEnd w:id="2"/>
      <w:r w:rsidDel="00000000" w:rsidR="00000000" w:rsidRPr="00000000">
        <w:rPr>
          <w:rtl w:val="0"/>
        </w:rPr>
        <w:t xml:space="preserve">Enviroment</w:t>
      </w:r>
    </w:p>
    <w:p w:rsidR="00000000" w:rsidDel="00000000" w:rsidP="00000000" w:rsidRDefault="00000000" w:rsidRPr="00000000" w14:paraId="00000051">
      <w:pPr>
        <w:rPr/>
      </w:pPr>
      <w:r w:rsidDel="00000000" w:rsidR="00000000" w:rsidRPr="00000000">
        <w:rPr>
          <w:rtl w:val="0"/>
        </w:rPr>
        <w:t xml:space="preserve">L'anomenat “enviroment” o “env” guarda algunes dades contextuals interessants per a treballar amb l'ORM, com el cursor en la base de dades, l'usuari actual o el context (que guarda algunes metadades).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Tots els “recordset” tenen un “enviroment” accessible mitjançant l'atribut “env”. Quan volem accedir a un “recordset” dins d'un altre, podem usar “env”:</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'customer'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15</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74</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5">
      <w:pPr>
        <w:rPr/>
      </w:pPr>
      <w:r w:rsidDel="00000000" w:rsidR="00000000" w:rsidRPr="00000000">
        <w:rPr>
          <w:rtl w:val="0"/>
        </w:rPr>
        <w:t xml:space="preserve">Dins del “enviroment” trobem a “context”. L'atribut “context” es tracta d'un diccionari de Python que conté dades útils per a les vistes i els mètodes. Les funcions en Odoo reben el “context” i ho consulten o actualitzen si ho necessiten. Pot tenir quasi de tot, però almenys sempre conté el “user ID”, l'idioma i la zona horària</w:t>
      </w:r>
      <w:r w:rsidDel="00000000" w:rsidR="00000000" w:rsidRPr="00000000">
        <w:rPr>
          <w:rtl w:val="0"/>
        </w:rPr>
        <w:t xml:space="preserve">.  </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env.context</w:t>
              <w:br w:type="textWrapping"/>
              <w:t xml:space="preserve">{</w:t>
            </w:r>
            <w:r w:rsidDel="00000000" w:rsidR="00000000" w:rsidRPr="00000000">
              <w:rPr>
                <w:rFonts w:ascii="Consolas" w:cs="Consolas" w:eastAsia="Consolas" w:hAnsi="Consolas"/>
                <w:color w:val="dd1144"/>
                <w:sz w:val="18"/>
                <w:szCs w:val="18"/>
                <w:shd w:fill="f8f8f8" w:val="clear"/>
                <w:rtl w:val="0"/>
              </w:rPr>
              <w:t xml:space="preserve">'lang'</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'es_ES'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'tz'</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'Europe/Brussels'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7">
      <w:pPr>
        <w:rPr/>
      </w:pPr>
      <w:r w:rsidDel="00000000" w:rsidR="00000000" w:rsidRPr="00000000">
        <w:rPr>
          <w:rtl w:val="0"/>
        </w:rPr>
        <w:t xml:space="preserve">El “</w:t>
      </w:r>
      <w:r w:rsidDel="00000000" w:rsidR="00000000" w:rsidRPr="00000000">
        <w:rPr>
          <w:b w:val="1"/>
          <w:rtl w:val="0"/>
        </w:rPr>
        <w:t xml:space="preserve">context</w:t>
      </w:r>
      <w:r w:rsidDel="00000000" w:rsidR="00000000" w:rsidRPr="00000000">
        <w:rPr>
          <w:rtl w:val="0"/>
        </w:rPr>
        <w:t xml:space="preserve">” ja ho hem usat anteriorment i ho usarem en aquesta unitat didàctica. És convenient repassar els usos comuns que Odoo té per defecte per a veure la seua importància</w:t>
      </w:r>
      <w:r w:rsidDel="00000000" w:rsidR="00000000" w:rsidRPr="00000000">
        <w:rPr>
          <w:rtl w:val="0"/>
        </w:rPr>
        <w:t xml:space="preserve">:</w:t>
      </w:r>
    </w:p>
    <w:p w:rsidR="00000000" w:rsidDel="00000000" w:rsidP="00000000" w:rsidRDefault="00000000" w:rsidRPr="00000000" w14:paraId="00000058">
      <w:pPr>
        <w:numPr>
          <w:ilvl w:val="0"/>
          <w:numId w:val="10"/>
        </w:numPr>
        <w:ind w:left="720" w:hanging="360"/>
      </w:pPr>
      <w:r w:rsidDel="00000000" w:rsidR="00000000" w:rsidRPr="00000000">
        <w:rPr>
          <w:b w:val="1"/>
          <w:rtl w:val="0"/>
        </w:rPr>
        <w:t xml:space="preserve">active_id</w:t>
      </w:r>
      <w:r w:rsidDel="00000000" w:rsidR="00000000" w:rsidRPr="00000000">
        <w:rPr>
          <w:rtl w:val="0"/>
        </w:rPr>
        <w:t xml:space="preserve">: quan en una vista volem que els “fields One2many” òbriguen un formulari amb el “field Many2one” per defecte li passem el “active_id” d'aquesta manera: </w:t>
      </w:r>
      <w:r w:rsidDel="00000000" w:rsidR="00000000" w:rsidRPr="00000000">
        <w:rPr>
          <w:b w:val="1"/>
          <w:rtl w:val="0"/>
        </w:rPr>
        <w:t xml:space="preserve">context="{'default_&lt;field many2one&gt;':active_id}"</w:t>
      </w:r>
      <w:r w:rsidDel="00000000" w:rsidR="00000000" w:rsidRPr="00000000">
        <w:rPr>
          <w:rtl w:val="0"/>
        </w:rPr>
        <w:t xml:space="preserve">.  </w:t>
      </w:r>
    </w:p>
    <w:p w:rsidR="00000000" w:rsidDel="00000000" w:rsidP="00000000" w:rsidRDefault="00000000" w:rsidRPr="00000000" w14:paraId="00000059">
      <w:pPr>
        <w:numPr>
          <w:ilvl w:val="1"/>
          <w:numId w:val="10"/>
        </w:numPr>
        <w:ind w:left="1440" w:hanging="360"/>
      </w:pPr>
      <w:r w:rsidDel="00000000" w:rsidR="00000000" w:rsidRPr="00000000">
        <w:rPr>
          <w:rtl w:val="0"/>
        </w:rPr>
        <w:t xml:space="preserve">Com es pot veure, el que fa aquest atribut és ampliar el “context” i afegir una clau amb un valor. Els formularis en Odoo arrepleguen aquest “context” i cerquen les claus que siguen “</w:t>
      </w:r>
      <w:r w:rsidDel="00000000" w:rsidR="00000000" w:rsidRPr="00000000">
        <w:rPr>
          <w:b w:val="1"/>
          <w:rtl w:val="0"/>
        </w:rPr>
        <w:t xml:space="preserve">default_&lt;field&gt;”. </w:t>
      </w:r>
      <w:r w:rsidDel="00000000" w:rsidR="00000000" w:rsidRPr="00000000">
        <w:rPr>
          <w:rtl w:val="0"/>
        </w:rPr>
        <w:t xml:space="preserve">Si les troben, posen un valor per defecte.</w:t>
      </w:r>
      <w:r w:rsidDel="00000000" w:rsidR="00000000" w:rsidRPr="00000000">
        <w:rPr>
          <w:rtl w:val="0"/>
        </w:rPr>
      </w:r>
    </w:p>
    <w:p w:rsidR="00000000" w:rsidDel="00000000" w:rsidP="00000000" w:rsidRDefault="00000000" w:rsidRPr="00000000" w14:paraId="0000005A">
      <w:pPr>
        <w:numPr>
          <w:ilvl w:val="1"/>
          <w:numId w:val="10"/>
        </w:numPr>
        <w:ind w:left="1440" w:hanging="360"/>
      </w:pPr>
      <w:r w:rsidDel="00000000" w:rsidR="00000000" w:rsidRPr="00000000">
        <w:rPr>
          <w:rtl w:val="0"/>
        </w:rPr>
        <w:t xml:space="preserve">Això també funciona en els “action” si volem un “field” per defecte. El “active_id” també està en el “context” i es pot accedir des d'una funció amb la instrucció </w:t>
      </w:r>
      <w:r w:rsidDel="00000000" w:rsidR="00000000" w:rsidRPr="00000000">
        <w:rPr>
          <w:b w:val="1"/>
          <w:u w:val="single"/>
          <w:rtl w:val="0"/>
        </w:rPr>
        <w:t xml:space="preserve">self.env.context.get('active_id').</w:t>
      </w:r>
    </w:p>
    <w:p w:rsidR="00000000" w:rsidDel="00000000" w:rsidP="00000000" w:rsidRDefault="00000000" w:rsidRPr="00000000" w14:paraId="0000005B">
      <w:pPr>
        <w:numPr>
          <w:ilvl w:val="0"/>
          <w:numId w:val="10"/>
        </w:numPr>
        <w:ind w:left="720" w:hanging="360"/>
      </w:pPr>
      <w:r w:rsidDel="00000000" w:rsidR="00000000" w:rsidRPr="00000000">
        <w:rPr>
          <w:rtl w:val="0"/>
        </w:rPr>
        <w:t xml:space="preserve">En la vista “search” també guardem el criteri d'agrupació amb el “</w:t>
      </w:r>
      <w:r w:rsidDel="00000000" w:rsidR="00000000" w:rsidRPr="00000000">
        <w:rPr>
          <w:b w:val="1"/>
          <w:rtl w:val="0"/>
        </w:rPr>
        <w:t xml:space="preserve">group_by”</w:t>
      </w:r>
      <w:r w:rsidDel="00000000" w:rsidR="00000000" w:rsidRPr="00000000">
        <w:rPr>
          <w:rtl w:val="0"/>
        </w:rPr>
        <w:t xml:space="preserve"> en l'atribut “</w:t>
      </w:r>
      <w:r w:rsidDel="00000000" w:rsidR="00000000" w:rsidRPr="00000000">
        <w:rPr>
          <w:b w:val="1"/>
          <w:rtl w:val="0"/>
        </w:rPr>
        <w:t xml:space="preserve">context”</w:t>
      </w:r>
      <w:r w:rsidDel="00000000" w:rsidR="00000000" w:rsidRPr="00000000">
        <w:rPr>
          <w:rtl w:val="0"/>
        </w:rPr>
        <w:t xml:space="preserve">.</w:t>
      </w:r>
    </w:p>
    <w:p w:rsidR="00000000" w:rsidDel="00000000" w:rsidP="00000000" w:rsidRDefault="00000000" w:rsidRPr="00000000" w14:paraId="0000005C">
      <w:pPr>
        <w:pStyle w:val="Heading2"/>
        <w:numPr>
          <w:ilvl w:val="1"/>
          <w:numId w:val="6"/>
        </w:numPr>
        <w:ind w:left="576"/>
        <w:rPr/>
      </w:pPr>
      <w:bookmarkStart w:colFirst="0" w:colLast="0" w:name="_atq475xovji9" w:id="3"/>
      <w:bookmarkEnd w:id="3"/>
      <w:r w:rsidDel="00000000" w:rsidR="00000000" w:rsidRPr="00000000">
        <w:rPr>
          <w:rtl w:val="0"/>
        </w:rPr>
        <w:t xml:space="preserve">Mètodes de l’ORM</w:t>
      </w:r>
    </w:p>
    <w:p w:rsidR="00000000" w:rsidDel="00000000" w:rsidP="00000000" w:rsidRDefault="00000000" w:rsidRPr="00000000" w14:paraId="0000005D">
      <w:pPr>
        <w:pageBreakBefore w:val="0"/>
        <w:ind w:left="0" w:firstLine="0"/>
        <w:rPr/>
      </w:pPr>
      <w:r w:rsidDel="00000000" w:rsidR="00000000" w:rsidRPr="00000000">
        <w:rPr>
          <w:rtl w:val="0"/>
        </w:rPr>
        <w:t xml:space="preserve">Vegem ara d'un en un els mètodes que proporciona l'ORM d'Odoo per a facilitar la gestió dels “recordset”:</w:t>
      </w:r>
      <w:r w:rsidDel="00000000" w:rsidR="00000000" w:rsidRPr="00000000">
        <w:rPr>
          <w:rtl w:val="0"/>
        </w:rPr>
      </w:r>
    </w:p>
    <w:p w:rsidR="00000000" w:rsidDel="00000000" w:rsidP="00000000" w:rsidRDefault="00000000" w:rsidRPr="00000000" w14:paraId="0000005E">
      <w:pPr>
        <w:pageBreakBefore w:val="0"/>
        <w:ind w:left="0" w:firstLine="0"/>
        <w:rPr>
          <w:b w:val="1"/>
        </w:rPr>
      </w:pPr>
      <w:r w:rsidDel="00000000" w:rsidR="00000000" w:rsidRPr="00000000">
        <w:rPr>
          <w:b w:val="1"/>
          <w:rtl w:val="0"/>
        </w:rPr>
        <w:t xml:space="preserve">search():</w:t>
      </w:r>
    </w:p>
    <w:p w:rsidR="00000000" w:rsidDel="00000000" w:rsidP="00000000" w:rsidRDefault="00000000" w:rsidRPr="00000000" w14:paraId="0000005F">
      <w:pPr>
        <w:pageBreakBefore w:val="0"/>
        <w:ind w:left="0" w:firstLine="0"/>
        <w:rPr/>
      </w:pPr>
      <w:r w:rsidDel="00000000" w:rsidR="00000000" w:rsidRPr="00000000">
        <w:rPr>
          <w:rtl w:val="0"/>
        </w:rPr>
        <w:t xml:space="preserve">A partir de la definició d'un domini extrau un “recordset” amb els registres que coincideixen</w:t>
      </w:r>
      <w:r w:rsidDel="00000000" w:rsidR="00000000" w:rsidRPr="00000000">
        <w:rPr>
          <w:rtl w:val="0"/>
        </w:rPr>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i w:val="1"/>
                <w:color w:val="999988"/>
                <w:sz w:val="18"/>
                <w:szCs w:val="18"/>
                <w:shd w:fill="f8f8f8" w:val="clear"/>
                <w:rtl w:val="0"/>
              </w:rPr>
              <w:t xml:space="preserve"># searches the current model</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'customer'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15</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74</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limit=</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).name</w:t>
              <w:br w:type="textWrapping"/>
            </w:r>
            <w:r w:rsidDel="00000000" w:rsidR="00000000" w:rsidRPr="00000000">
              <w:rPr>
                <w:rFonts w:ascii="Consolas" w:cs="Consolas" w:eastAsia="Consolas" w:hAnsi="Consolas"/>
                <w:color w:val="dd1144"/>
                <w:sz w:val="18"/>
                <w:szCs w:val="18"/>
                <w:shd w:fill="f8f8f8" w:val="clear"/>
                <w:rtl w:val="0"/>
              </w:rPr>
              <w:t xml:space="preserve">'Agrolait'</w:t>
            </w:r>
            <w:r w:rsidDel="00000000" w:rsidR="00000000" w:rsidRPr="00000000">
              <w:rPr>
                <w:rtl w:val="0"/>
              </w:rPr>
            </w:r>
          </w:p>
        </w:tc>
      </w:tr>
    </w:tbl>
    <w:p w:rsidR="00000000" w:rsidDel="00000000" w:rsidP="00000000" w:rsidRDefault="00000000" w:rsidRPr="00000000" w14:paraId="00000061">
      <w:pPr>
        <w:pageBreakBefore w:val="0"/>
        <w:ind w:left="0" w:firstLine="0"/>
        <w:rPr/>
      </w:pPr>
      <w:r w:rsidDel="00000000" w:rsidR="00000000" w:rsidRPr="00000000">
        <w:rPr>
          <w:rtl w:val="0"/>
        </w:rPr>
      </w:r>
    </w:p>
    <w:p w:rsidR="00000000" w:rsidDel="00000000" w:rsidP="00000000" w:rsidRDefault="00000000" w:rsidRPr="00000000" w14:paraId="00000062">
      <w:pPr>
        <w:pageBreakBefore w:val="0"/>
        <w:ind w:left="0" w:firstLine="0"/>
        <w:rPr/>
      </w:pPr>
      <w:r w:rsidDel="00000000" w:rsidR="00000000" w:rsidRPr="00000000">
        <w:rPr>
          <w:rtl w:val="0"/>
        </w:rPr>
        <w:t xml:space="preserve">Una funció associada és “</w:t>
      </w:r>
      <w:r w:rsidDel="00000000" w:rsidR="00000000" w:rsidRPr="00000000">
        <w:rPr>
          <w:b w:val="1"/>
          <w:rtl w:val="0"/>
        </w:rPr>
        <w:t xml:space="preserve">search_count()”</w:t>
      </w:r>
      <w:r w:rsidDel="00000000" w:rsidR="00000000" w:rsidRPr="00000000">
        <w:rPr>
          <w:rtl w:val="0"/>
        </w:rPr>
        <w:t xml:space="preserve"> que funciona de manera similar, però retornant únicament la quantitat de registres trobats.</w:t>
      </w:r>
    </w:p>
    <w:p w:rsidR="00000000" w:rsidDel="00000000" w:rsidP="00000000" w:rsidRDefault="00000000" w:rsidRPr="00000000" w14:paraId="00000063">
      <w:pPr>
        <w:pageBreakBefore w:val="0"/>
        <w:ind w:left="0" w:firstLine="0"/>
        <w:rPr/>
      </w:pPr>
      <w:r w:rsidDel="00000000" w:rsidR="00000000" w:rsidRPr="00000000">
        <w:rPr>
          <w:rtl w:val="0"/>
        </w:rPr>
        <w:t xml:space="preserve">Aquests són els paràmetres que accepta “search”:</w:t>
      </w:r>
    </w:p>
    <w:p w:rsidR="00000000" w:rsidDel="00000000" w:rsidP="00000000" w:rsidRDefault="00000000" w:rsidRPr="00000000" w14:paraId="00000064">
      <w:pPr>
        <w:pageBreakBefore w:val="0"/>
        <w:numPr>
          <w:ilvl w:val="0"/>
          <w:numId w:val="13"/>
        </w:numPr>
        <w:spacing w:after="0" w:afterAutospacing="0"/>
        <w:ind w:left="720" w:hanging="360"/>
        <w:rPr>
          <w:u w:val="none"/>
        </w:rPr>
      </w:pPr>
      <w:r w:rsidDel="00000000" w:rsidR="00000000" w:rsidRPr="00000000">
        <w:rPr>
          <w:b w:val="1"/>
          <w:rtl w:val="0"/>
        </w:rPr>
        <w:t xml:space="preserve">args:</w:t>
      </w:r>
      <w:r w:rsidDel="00000000" w:rsidR="00000000" w:rsidRPr="00000000">
        <w:rPr>
          <w:rtl w:val="0"/>
        </w:rPr>
        <w:t xml:space="preserve"> un domini de cerca. Si es deixa com “[]” ens mostrarà tots els registres.</w:t>
      </w:r>
    </w:p>
    <w:p w:rsidR="00000000" w:rsidDel="00000000" w:rsidP="00000000" w:rsidRDefault="00000000" w:rsidRPr="00000000" w14:paraId="00000065">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offset (int):</w:t>
      </w:r>
      <w:r w:rsidDel="00000000" w:rsidR="00000000" w:rsidRPr="00000000">
        <w:rPr>
          <w:rtl w:val="0"/>
        </w:rPr>
        <w:t xml:space="preserve"> número de resultats a ignorar. Es pot combinar amb “limit” si volem “paginar” nostra cridada a “search”.</w:t>
      </w:r>
    </w:p>
    <w:p w:rsidR="00000000" w:rsidDel="00000000" w:rsidP="00000000" w:rsidRDefault="00000000" w:rsidRPr="00000000" w14:paraId="00000066">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limit (int):</w:t>
      </w:r>
      <w:r w:rsidDel="00000000" w:rsidR="00000000" w:rsidRPr="00000000">
        <w:rPr>
          <w:rtl w:val="0"/>
        </w:rPr>
        <w:t xml:space="preserve"> número màxim de resultats a extraure.</w:t>
      </w:r>
    </w:p>
    <w:p w:rsidR="00000000" w:rsidDel="00000000" w:rsidP="00000000" w:rsidRDefault="00000000" w:rsidRPr="00000000" w14:paraId="00000067">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order (str):</w:t>
      </w:r>
      <w:r w:rsidDel="00000000" w:rsidR="00000000" w:rsidRPr="00000000">
        <w:rPr>
          <w:rtl w:val="0"/>
        </w:rPr>
        <w:t xml:space="preserve"> string d'ordenació amb el mateix format que en SQL (per exemple: </w:t>
      </w:r>
      <w:r w:rsidDel="00000000" w:rsidR="00000000" w:rsidRPr="00000000">
        <w:rPr>
          <w:b w:val="1"/>
          <w:u w:val="single"/>
          <w:rtl w:val="0"/>
        </w:rPr>
        <w:t xml:space="preserve">order=’date DESC’</w:t>
      </w:r>
      <w:r w:rsidDel="00000000" w:rsidR="00000000" w:rsidRPr="00000000">
        <w:rPr>
          <w:rtl w:val="0"/>
        </w:rPr>
        <w:t xml:space="preserve">).</w:t>
      </w:r>
    </w:p>
    <w:p w:rsidR="00000000" w:rsidDel="00000000" w:rsidP="00000000" w:rsidRDefault="00000000" w:rsidRPr="00000000" w14:paraId="00000068">
      <w:pPr>
        <w:pageBreakBefore w:val="0"/>
        <w:numPr>
          <w:ilvl w:val="0"/>
          <w:numId w:val="13"/>
        </w:numPr>
        <w:spacing w:before="0" w:beforeAutospacing="0"/>
        <w:ind w:left="720" w:hanging="360"/>
        <w:rPr>
          <w:u w:val="none"/>
        </w:rPr>
      </w:pPr>
      <w:r w:rsidDel="00000000" w:rsidR="00000000" w:rsidRPr="00000000">
        <w:rPr>
          <w:b w:val="1"/>
          <w:rtl w:val="0"/>
        </w:rPr>
        <w:t xml:space="preserve">count (bool):</w:t>
      </w:r>
      <w:r w:rsidDel="00000000" w:rsidR="00000000" w:rsidRPr="00000000">
        <w:rPr>
          <w:rtl w:val="0"/>
        </w:rPr>
        <w:t xml:space="preserve"> perquè es comporte com </w:t>
      </w:r>
      <w:r w:rsidDel="00000000" w:rsidR="00000000" w:rsidRPr="00000000">
        <w:rPr>
          <w:b w:val="1"/>
          <w:rtl w:val="0"/>
        </w:rPr>
        <w:t xml:space="preserve">search_count()</w:t>
      </w:r>
      <w:r w:rsidDel="00000000" w:rsidR="00000000" w:rsidRPr="00000000">
        <w:rPr>
          <w:rtl w:val="0"/>
        </w:rPr>
        <w:t xml:space="preserve">.</w:t>
      </w:r>
    </w:p>
    <w:p w:rsidR="00000000" w:rsidDel="00000000" w:rsidP="00000000" w:rsidRDefault="00000000" w:rsidRPr="00000000" w14:paraId="00000069">
      <w:pPr>
        <w:pageBreakBefore w:val="0"/>
        <w:ind w:left="0" w:firstLine="0"/>
        <w:rPr>
          <w:b w:val="1"/>
        </w:rPr>
      </w:pPr>
      <w:r w:rsidDel="00000000" w:rsidR="00000000" w:rsidRPr="00000000">
        <w:rPr>
          <w:b w:val="1"/>
          <w:rtl w:val="0"/>
        </w:rPr>
        <w:t xml:space="preserve">create():</w:t>
      </w:r>
    </w:p>
    <w:p w:rsidR="00000000" w:rsidDel="00000000" w:rsidP="00000000" w:rsidRDefault="00000000" w:rsidRPr="00000000" w14:paraId="0000006A">
      <w:pPr>
        <w:pageBreakBefore w:val="0"/>
        <w:ind w:left="0" w:firstLine="0"/>
        <w:rPr/>
      </w:pPr>
      <w:r w:rsidDel="00000000" w:rsidR="00000000" w:rsidRPr="00000000">
        <w:rPr>
          <w:rtl w:val="0"/>
        </w:rPr>
        <w:t xml:space="preserve">Crea i retorna un nou “singleton” a partir de la definició de diversos dels seus “fields”.</w:t>
      </w:r>
      <w:r w:rsidDel="00000000" w:rsidR="00000000" w:rsidRPr="00000000">
        <w:rPr>
          <w:rtl w:val="0"/>
        </w:rPr>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 Name"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78</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6C">
      <w:pPr>
        <w:pageBreakBefore w:val="0"/>
        <w:ind w:left="0" w:firstLine="0"/>
        <w:rPr>
          <w:b w:val="1"/>
        </w:rPr>
      </w:pPr>
      <w:r w:rsidDel="00000000" w:rsidR="00000000" w:rsidRPr="00000000">
        <w:rPr>
          <w:b w:val="1"/>
          <w:rtl w:val="0"/>
        </w:rPr>
        <w:t xml:space="preserve">write():</w:t>
      </w:r>
    </w:p>
    <w:p w:rsidR="00000000" w:rsidDel="00000000" w:rsidP="00000000" w:rsidRDefault="00000000" w:rsidRPr="00000000" w14:paraId="0000006D">
      <w:pPr>
        <w:pageBreakBefore w:val="0"/>
        <w:ind w:left="0" w:firstLine="0"/>
        <w:rPr/>
      </w:pPr>
      <w:r w:rsidDel="00000000" w:rsidR="00000000" w:rsidRPr="00000000">
        <w:rPr>
          <w:rtl w:val="0"/>
        </w:rPr>
        <w:t xml:space="preserve">Escriu informació en el “recordset” des del qual s'invoca:</w:t>
      </w:r>
      <w:r w:rsidDel="00000000" w:rsidR="00000000" w:rsidRPr="00000000">
        <w:rPr>
          <w:rtl w:val="0"/>
        </w:rPr>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self.write({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"Newer Name"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6F">
      <w:pPr>
        <w:pageBreakBefore w:val="0"/>
        <w:ind w:left="0" w:firstLine="0"/>
        <w:rPr/>
      </w:pPr>
      <w:r w:rsidDel="00000000" w:rsidR="00000000" w:rsidRPr="00000000">
        <w:rPr>
          <w:rtl w:val="0"/>
        </w:rPr>
        <w:t xml:space="preserve">Hi ha un cas especial de “</w:t>
      </w:r>
      <w:r w:rsidDel="00000000" w:rsidR="00000000" w:rsidRPr="00000000">
        <w:rPr>
          <w:b w:val="1"/>
          <w:rtl w:val="0"/>
        </w:rPr>
        <w:t xml:space="preserve">write()”</w:t>
      </w:r>
      <w:r w:rsidDel="00000000" w:rsidR="00000000" w:rsidRPr="00000000">
        <w:rPr>
          <w:rtl w:val="0"/>
        </w:rPr>
        <w:t xml:space="preserve"> quan s'intenta escriure en un “</w:t>
      </w:r>
      <w:r w:rsidDel="00000000" w:rsidR="00000000" w:rsidRPr="00000000">
        <w:rPr>
          <w:b w:val="1"/>
          <w:rtl w:val="0"/>
        </w:rPr>
        <w:t xml:space="preserve">Many2many”</w:t>
      </w:r>
      <w:r w:rsidDel="00000000" w:rsidR="00000000" w:rsidRPr="00000000">
        <w:rPr>
          <w:rtl w:val="0"/>
        </w:rPr>
        <w:t xml:space="preserve">. El normal és passar una llista de “ids”. Però si s'escriurà en un “Many2many” que ja té elements s'han d'usar uns codis especials:</w:t>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self.write({</w:t>
            </w:r>
            <w:r w:rsidDel="00000000" w:rsidR="00000000" w:rsidRPr="00000000">
              <w:rPr>
                <w:rFonts w:ascii="Consolas" w:cs="Consolas" w:eastAsia="Consolas" w:hAnsi="Consolas"/>
                <w:color w:val="dd1144"/>
                <w:sz w:val="18"/>
                <w:szCs w:val="18"/>
                <w:shd w:fill="f8f8f8" w:val="clear"/>
                <w:rtl w:val="0"/>
              </w:rPr>
              <w:t xml:space="preserve">'sessions'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,s.id)]})</w:t>
              <w:br w:type="textWrapping"/>
              <w:t xml:space="preserve">self.write({</w:t>
            </w:r>
            <w:r w:rsidDel="00000000" w:rsidR="00000000" w:rsidRPr="00000000">
              <w:rPr>
                <w:rFonts w:ascii="Consolas" w:cs="Consolas" w:eastAsia="Consolas" w:hAnsi="Consolas"/>
                <w:color w:val="dd1144"/>
                <w:sz w:val="18"/>
                <w:szCs w:val="18"/>
                <w:shd w:fill="f8f8f8" w:val="clear"/>
                <w:rtl w:val="0"/>
              </w:rPr>
              <w:t xml:space="preserve">'sessions'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6</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'vehicle_tag_leasing'</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'fleet.vehicle_tag_compact'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'fleet.vehicle_tag_senior'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tl w:val="0"/>
              </w:rPr>
            </w:r>
          </w:p>
        </w:tc>
      </w:tr>
    </w:tbl>
    <w:p w:rsidR="00000000" w:rsidDel="00000000" w:rsidP="00000000" w:rsidRDefault="00000000" w:rsidRPr="00000000" w14:paraId="00000071">
      <w:pPr>
        <w:pageBreakBefore w:val="0"/>
        <w:ind w:left="0" w:firstLine="0"/>
        <w:rPr/>
      </w:pPr>
      <w:r w:rsidDel="00000000" w:rsidR="00000000" w:rsidRPr="00000000">
        <w:rPr>
          <w:rtl w:val="0"/>
        </w:rPr>
        <w:t xml:space="preserve">Com s'observa, se li passa una tupla de 2 o 3 elements. El primer és un codi numèric indicant què es vol fer. El segon i el tercer element depenen del primer. </w:t>
      </w:r>
    </w:p>
    <w:p w:rsidR="00000000" w:rsidDel="00000000" w:rsidP="00000000" w:rsidRDefault="00000000" w:rsidRPr="00000000" w14:paraId="00000072">
      <w:pPr>
        <w:pageBreakBefore w:val="0"/>
        <w:ind w:left="0" w:firstLine="0"/>
        <w:rPr/>
      </w:pPr>
      <w:r w:rsidDel="00000000" w:rsidR="00000000" w:rsidRPr="00000000">
        <w:rPr>
          <w:rtl w:val="0"/>
        </w:rPr>
        <w:t xml:space="preserve">Aquests són els significats dels números:</w:t>
      </w:r>
    </w:p>
    <w:p w:rsidR="00000000" w:rsidDel="00000000" w:rsidP="00000000" w:rsidRDefault="00000000" w:rsidRPr="00000000" w14:paraId="00000073">
      <w:pPr>
        <w:pageBreakBefore w:val="0"/>
        <w:numPr>
          <w:ilvl w:val="0"/>
          <w:numId w:val="1"/>
        </w:numPr>
        <w:spacing w:after="0" w:afterAutospacing="0" w:before="0" w:lineRule="auto"/>
        <w:ind w:left="720" w:hanging="360"/>
        <w:jc w:val="left"/>
      </w:pPr>
      <w:r w:rsidDel="00000000" w:rsidR="00000000" w:rsidRPr="00000000">
        <w:rPr>
          <w:b w:val="1"/>
          <w:rtl w:val="0"/>
        </w:rPr>
        <w:t xml:space="preserve">(0,_ ,{'field': value}):</w:t>
      </w:r>
      <w:r w:rsidDel="00000000" w:rsidR="00000000" w:rsidRPr="00000000">
        <w:rPr>
          <w:rtl w:val="0"/>
        </w:rPr>
        <w:t xml:space="preserve"> crea un nou registre i el vincula.</w:t>
      </w:r>
    </w:p>
    <w:p w:rsidR="00000000" w:rsidDel="00000000" w:rsidP="00000000" w:rsidRDefault="00000000" w:rsidRPr="00000000" w14:paraId="00000074">
      <w:pPr>
        <w:pageBreakBefore w:val="0"/>
        <w:numPr>
          <w:ilvl w:val="0"/>
          <w:numId w:val="1"/>
        </w:numPr>
        <w:spacing w:after="0" w:afterAutospacing="0" w:before="0" w:lineRule="auto"/>
        <w:ind w:left="720" w:hanging="360"/>
        <w:jc w:val="left"/>
      </w:pPr>
      <w:r w:rsidDel="00000000" w:rsidR="00000000" w:rsidRPr="00000000">
        <w:rPr>
          <w:b w:val="1"/>
          <w:rtl w:val="0"/>
        </w:rPr>
        <w:t xml:space="preserve">(1,id,{'field': value}):</w:t>
      </w:r>
      <w:r w:rsidDel="00000000" w:rsidR="00000000" w:rsidRPr="00000000">
        <w:rPr>
          <w:rtl w:val="0"/>
        </w:rPr>
        <w:t xml:space="preserve"> actualitza els valors d'un registre ja vinculat.</w:t>
      </w:r>
    </w:p>
    <w:p w:rsidR="00000000" w:rsidDel="00000000" w:rsidP="00000000" w:rsidRDefault="00000000" w:rsidRPr="00000000" w14:paraId="00000075">
      <w:pPr>
        <w:pageBreakBefore w:val="0"/>
        <w:numPr>
          <w:ilvl w:val="0"/>
          <w:numId w:val="1"/>
        </w:numPr>
        <w:spacing w:after="0" w:afterAutospacing="0" w:before="0" w:lineRule="auto"/>
        <w:ind w:left="720" w:hanging="360"/>
        <w:jc w:val="left"/>
      </w:pPr>
      <w:r w:rsidDel="00000000" w:rsidR="00000000" w:rsidRPr="00000000">
        <w:rPr>
          <w:b w:val="1"/>
          <w:rtl w:val="0"/>
        </w:rPr>
        <w:t xml:space="preserve">(2,id,_):</w:t>
      </w:r>
      <w:r w:rsidDel="00000000" w:rsidR="00000000" w:rsidRPr="00000000">
        <w:rPr>
          <w:rtl w:val="0"/>
        </w:rPr>
        <w:t xml:space="preserve"> desvincula i elimina el registre.</w:t>
      </w:r>
    </w:p>
    <w:p w:rsidR="00000000" w:rsidDel="00000000" w:rsidP="00000000" w:rsidRDefault="00000000" w:rsidRPr="00000000" w14:paraId="00000076">
      <w:pPr>
        <w:pageBreakBefore w:val="0"/>
        <w:numPr>
          <w:ilvl w:val="0"/>
          <w:numId w:val="1"/>
        </w:numPr>
        <w:spacing w:after="0" w:afterAutospacing="0" w:before="0" w:lineRule="auto"/>
        <w:ind w:left="720" w:hanging="360"/>
        <w:jc w:val="left"/>
      </w:pPr>
      <w:r w:rsidDel="00000000" w:rsidR="00000000" w:rsidRPr="00000000">
        <w:rPr>
          <w:b w:val="1"/>
          <w:rtl w:val="0"/>
        </w:rPr>
        <w:t xml:space="preserve">(3,id,_):</w:t>
      </w:r>
      <w:r w:rsidDel="00000000" w:rsidR="00000000" w:rsidRPr="00000000">
        <w:rPr>
          <w:rtl w:val="0"/>
        </w:rPr>
        <w:t xml:space="preserve"> desvincula, però no elimina el registre de la relació.</w:t>
      </w:r>
    </w:p>
    <w:p w:rsidR="00000000" w:rsidDel="00000000" w:rsidP="00000000" w:rsidRDefault="00000000" w:rsidRPr="00000000" w14:paraId="00000077">
      <w:pPr>
        <w:pageBreakBefore w:val="0"/>
        <w:numPr>
          <w:ilvl w:val="0"/>
          <w:numId w:val="1"/>
        </w:numPr>
        <w:spacing w:after="0" w:afterAutospacing="0" w:before="0" w:lineRule="auto"/>
        <w:ind w:left="720" w:hanging="360"/>
        <w:jc w:val="left"/>
      </w:pPr>
      <w:r w:rsidDel="00000000" w:rsidR="00000000" w:rsidRPr="00000000">
        <w:rPr>
          <w:b w:val="1"/>
          <w:rtl w:val="0"/>
        </w:rPr>
        <w:t xml:space="preserve">(4,id,_):</w:t>
      </w:r>
      <w:r w:rsidDel="00000000" w:rsidR="00000000" w:rsidRPr="00000000">
        <w:rPr>
          <w:rtl w:val="0"/>
        </w:rPr>
        <w:t xml:space="preserve"> vincula un registre que ja existeix.</w:t>
      </w:r>
    </w:p>
    <w:p w:rsidR="00000000" w:rsidDel="00000000" w:rsidP="00000000" w:rsidRDefault="00000000" w:rsidRPr="00000000" w14:paraId="00000078">
      <w:pPr>
        <w:pageBreakBefore w:val="0"/>
        <w:numPr>
          <w:ilvl w:val="0"/>
          <w:numId w:val="1"/>
        </w:numPr>
        <w:spacing w:after="0" w:afterAutospacing="0" w:before="0" w:lineRule="auto"/>
        <w:ind w:left="720" w:hanging="360"/>
        <w:jc w:val="left"/>
      </w:pPr>
      <w:r w:rsidDel="00000000" w:rsidR="00000000" w:rsidRPr="00000000">
        <w:rPr>
          <w:b w:val="1"/>
          <w:rtl w:val="0"/>
        </w:rPr>
        <w:t xml:space="preserve">(5,_,_):</w:t>
      </w:r>
      <w:r w:rsidDel="00000000" w:rsidR="00000000" w:rsidRPr="00000000">
        <w:rPr>
          <w:rtl w:val="0"/>
        </w:rPr>
        <w:t xml:space="preserve"> desvincula, però no elimina tots els registres.</w:t>
      </w:r>
    </w:p>
    <w:p w:rsidR="00000000" w:rsidDel="00000000" w:rsidP="00000000" w:rsidRDefault="00000000" w:rsidRPr="00000000" w14:paraId="00000079">
      <w:pPr>
        <w:pageBreakBefore w:val="0"/>
        <w:numPr>
          <w:ilvl w:val="0"/>
          <w:numId w:val="1"/>
        </w:numPr>
        <w:spacing w:after="240" w:before="0" w:lineRule="auto"/>
        <w:ind w:left="720" w:hanging="360"/>
        <w:jc w:val="left"/>
      </w:pPr>
      <w:r w:rsidDel="00000000" w:rsidR="00000000" w:rsidRPr="00000000">
        <w:rPr>
          <w:b w:val="1"/>
          <w:rtl w:val="0"/>
        </w:rPr>
        <w:t xml:space="preserve">(6,_,[ids]): </w:t>
      </w:r>
      <w:r w:rsidDel="00000000" w:rsidR="00000000" w:rsidRPr="00000000">
        <w:rPr>
          <w:rtl w:val="0"/>
        </w:rPr>
        <w:t xml:space="preserve">reemplaça</w:t>
      </w:r>
      <w:r w:rsidDel="00000000" w:rsidR="00000000" w:rsidRPr="00000000">
        <w:rPr>
          <w:rtl w:val="0"/>
        </w:rPr>
        <w:t xml:space="preserve"> la llista de registres. </w:t>
      </w:r>
    </w:p>
    <w:p w:rsidR="00000000" w:rsidDel="00000000" w:rsidP="00000000" w:rsidRDefault="00000000" w:rsidRPr="00000000" w14:paraId="0000007A">
      <w:pPr>
        <w:pageBreakBefore w:val="0"/>
        <w:ind w:left="0" w:firstLine="0"/>
        <w:rPr>
          <w:b w:val="1"/>
        </w:rPr>
      </w:pPr>
      <w:r w:rsidDel="00000000" w:rsidR="00000000" w:rsidRPr="00000000">
        <w:rPr>
          <w:b w:val="1"/>
          <w:rtl w:val="0"/>
        </w:rPr>
        <w:t xml:space="preserve">browse():</w:t>
      </w:r>
    </w:p>
    <w:p w:rsidR="00000000" w:rsidDel="00000000" w:rsidP="00000000" w:rsidRDefault="00000000" w:rsidRPr="00000000" w14:paraId="0000007B">
      <w:pPr>
        <w:pageBreakBefore w:val="0"/>
        <w:ind w:left="0" w:firstLine="0"/>
        <w:rPr/>
      </w:pPr>
      <w:r w:rsidDel="00000000" w:rsidR="00000000" w:rsidRPr="00000000">
        <w:rPr>
          <w:rtl w:val="0"/>
        </w:rPr>
        <w:t xml:space="preserve">A partir d'una llista de “ids”, extrau un “recordset”. No s'usa molt actualment, encara que a vegades és més fàcil treballar només amb les “ids” i després tornar a cercar els “recordsets”.</w:t>
      </w:r>
      <w:r w:rsidDel="00000000" w:rsidR="00000000" w:rsidRPr="00000000">
        <w:rPr>
          <w:rtl w:val="0"/>
        </w:rPr>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self.browse([</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7D">
      <w:pPr>
        <w:pageBreakBefore w:val="0"/>
        <w:ind w:left="0" w:firstLine="0"/>
        <w:rPr>
          <w:b w:val="1"/>
        </w:rPr>
      </w:pPr>
      <w:r w:rsidDel="00000000" w:rsidR="00000000" w:rsidRPr="00000000">
        <w:rPr>
          <w:rtl w:val="0"/>
        </w:rPr>
      </w:r>
    </w:p>
    <w:p w:rsidR="00000000" w:rsidDel="00000000" w:rsidP="00000000" w:rsidRDefault="00000000" w:rsidRPr="00000000" w14:paraId="0000007E">
      <w:pPr>
        <w:pageBreakBefore w:val="0"/>
        <w:ind w:left="0" w:firstLine="0"/>
        <w:rPr>
          <w:b w:val="1"/>
        </w:rPr>
      </w:pPr>
      <w:r w:rsidDel="00000000" w:rsidR="00000000" w:rsidRPr="00000000">
        <w:rPr>
          <w:b w:val="1"/>
          <w:rtl w:val="0"/>
        </w:rPr>
        <w:t xml:space="preserve">exists():</w:t>
      </w:r>
    </w:p>
    <w:p w:rsidR="00000000" w:rsidDel="00000000" w:rsidP="00000000" w:rsidRDefault="00000000" w:rsidRPr="00000000" w14:paraId="0000007F">
      <w:pPr>
        <w:pageBreakBefore w:val="0"/>
        <w:ind w:left="0" w:firstLine="0"/>
        <w:rPr/>
      </w:pPr>
      <w:r w:rsidDel="00000000" w:rsidR="00000000" w:rsidRPr="00000000">
        <w:rPr>
          <w:rtl w:val="0"/>
        </w:rPr>
        <w:t xml:space="preserve">Retorna si un registre existeix encara en la base de dades.</w:t>
      </w:r>
      <w:r w:rsidDel="00000000" w:rsidR="00000000" w:rsidRPr="00000000">
        <w:rPr>
          <w:rtl w:val="0"/>
        </w:rPr>
      </w:r>
    </w:p>
    <w:p w:rsidR="00000000" w:rsidDel="00000000" w:rsidP="00000000" w:rsidRDefault="00000000" w:rsidRPr="00000000" w14:paraId="00000080">
      <w:pPr>
        <w:pageBreakBefore w:val="0"/>
        <w:ind w:left="0" w:firstLine="0"/>
        <w:rPr>
          <w:b w:val="1"/>
        </w:rPr>
      </w:pPr>
      <w:r w:rsidDel="00000000" w:rsidR="00000000" w:rsidRPr="00000000">
        <w:rPr>
          <w:b w:val="1"/>
          <w:rtl w:val="0"/>
        </w:rPr>
        <w:t xml:space="preserve">ref():</w:t>
      </w:r>
    </w:p>
    <w:p w:rsidR="00000000" w:rsidDel="00000000" w:rsidP="00000000" w:rsidRDefault="00000000" w:rsidRPr="00000000" w14:paraId="00000081">
      <w:pPr>
        <w:pageBreakBefore w:val="0"/>
        <w:ind w:left="0" w:firstLine="0"/>
        <w:rPr/>
      </w:pPr>
      <w:r w:rsidDel="00000000" w:rsidR="00000000" w:rsidRPr="00000000">
        <w:rPr>
          <w:rtl w:val="0"/>
        </w:rPr>
        <w:t xml:space="preserve">A partir d'un “External ID”, retorna el “recordset” corresponent.</w:t>
      </w:r>
      <w:r w:rsidDel="00000000" w:rsidR="00000000" w:rsidRPr="00000000">
        <w:rPr>
          <w:rtl w:val="0"/>
        </w:rPr>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env.ref(</w:t>
            </w:r>
            <w:r w:rsidDel="00000000" w:rsidR="00000000" w:rsidRPr="00000000">
              <w:rPr>
                <w:rFonts w:ascii="Consolas" w:cs="Consolas" w:eastAsia="Consolas" w:hAnsi="Consolas"/>
                <w:color w:val="dd1144"/>
                <w:sz w:val="18"/>
                <w:szCs w:val="18"/>
                <w:shd w:fill="f8f8f8" w:val="clear"/>
                <w:rtl w:val="0"/>
              </w:rPr>
              <w:t xml:space="preserve">'base.group_public'</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res.groups(</w:t>
            </w:r>
            <w:r w:rsidDel="00000000" w:rsidR="00000000" w:rsidRPr="00000000">
              <w:rPr>
                <w:rFonts w:ascii="Consolas" w:cs="Consolas" w:eastAsia="Consolas" w:hAnsi="Consolas"/>
                <w:color w:val="008080"/>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8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 </w:t>
      </w:r>
      <w:r w:rsidDel="00000000" w:rsidR="00000000" w:rsidRPr="00000000">
        <w:rPr>
          <w:rtl w:val="0"/>
        </w:rPr>
        <w:t xml:space="preserve">tots els registres de tots els models que té Odoo poden tenir una “External ID”. Aquesta és una cadena de caràcters que ho identifica independentment del model al qual pertanga. Odoo té una taula en la base de dades que relaciona els “External ID” amb els “ids” reals de cada registre. D'aquesta manera, podem cridar a un registre amb un nom fàcil de recordar i no preocupar-nos que canvie el “id” autonumèric. Veurem més del “External ID” en l'apartat de fitxers de dades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4">
      <w:pPr>
        <w:pageBreakBefore w:val="0"/>
        <w:ind w:left="0" w:firstLine="0"/>
        <w:rPr>
          <w:b w:val="1"/>
        </w:rPr>
      </w:pPr>
      <w:r w:rsidDel="00000000" w:rsidR="00000000" w:rsidRPr="00000000">
        <w:rPr>
          <w:b w:val="1"/>
          <w:rtl w:val="0"/>
        </w:rPr>
        <w:t xml:space="preserve">ensure_one():</w:t>
      </w:r>
    </w:p>
    <w:p w:rsidR="00000000" w:rsidDel="00000000" w:rsidP="00000000" w:rsidRDefault="00000000" w:rsidRPr="00000000" w14:paraId="00000085">
      <w:pPr>
        <w:pageBreakBefore w:val="0"/>
        <w:ind w:left="0" w:firstLine="0"/>
        <w:rPr/>
      </w:pPr>
      <w:r w:rsidDel="00000000" w:rsidR="00000000" w:rsidRPr="00000000">
        <w:rPr>
          <w:rtl w:val="0"/>
        </w:rPr>
        <w:t xml:space="preserve">S'assegura que un “recordset” és en realitat un “singleton”.</w:t>
      </w:r>
      <w:r w:rsidDel="00000000" w:rsidR="00000000" w:rsidRPr="00000000">
        <w:rPr>
          <w:rtl w:val="0"/>
        </w:rPr>
      </w:r>
    </w:p>
    <w:p w:rsidR="00000000" w:rsidDel="00000000" w:rsidP="00000000" w:rsidRDefault="00000000" w:rsidRPr="00000000" w14:paraId="00000086">
      <w:pPr>
        <w:pageBreakBefore w:val="0"/>
        <w:ind w:left="0" w:firstLine="0"/>
        <w:rPr>
          <w:b w:val="1"/>
        </w:rPr>
      </w:pPr>
      <w:r w:rsidDel="00000000" w:rsidR="00000000" w:rsidRPr="00000000">
        <w:rPr>
          <w:b w:val="1"/>
          <w:rtl w:val="0"/>
        </w:rPr>
        <w:t xml:space="preserve">unlink():</w:t>
      </w:r>
    </w:p>
    <w:p w:rsidR="00000000" w:rsidDel="00000000" w:rsidP="00000000" w:rsidRDefault="00000000" w:rsidRPr="00000000" w14:paraId="00000087">
      <w:pPr>
        <w:pageBreakBefore w:val="0"/>
        <w:ind w:left="0" w:firstLine="0"/>
        <w:rPr/>
      </w:pPr>
      <w:r w:rsidDel="00000000" w:rsidR="00000000" w:rsidRPr="00000000">
        <w:rPr>
          <w:rtl w:val="0"/>
        </w:rPr>
        <w:t xml:space="preserve">Esborra de la base de dades un registre.</w:t>
      </w:r>
      <w:r w:rsidDel="00000000" w:rsidR="00000000" w:rsidRPr="00000000">
        <w:rPr>
          <w:rtl w:val="0"/>
        </w:rPr>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   @api.multi</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unlink</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x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x.catid.unlink()</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super(product_uom_class, self).unlink()</w:t>
            </w:r>
            <w:r w:rsidDel="00000000" w:rsidR="00000000" w:rsidRPr="00000000">
              <w:rPr>
                <w:rtl w:val="0"/>
              </w:rPr>
            </w:r>
          </w:p>
        </w:tc>
      </w:tr>
    </w:tbl>
    <w:p w:rsidR="00000000" w:rsidDel="00000000" w:rsidP="00000000" w:rsidRDefault="00000000" w:rsidRPr="00000000" w14:paraId="00000089">
      <w:pPr>
        <w:pageBreakBefore w:val="0"/>
        <w:ind w:left="0" w:firstLine="0"/>
        <w:rPr/>
      </w:pPr>
      <w:r w:rsidDel="00000000" w:rsidR="00000000" w:rsidRPr="00000000">
        <w:rPr>
          <w:rtl w:val="0"/>
        </w:rPr>
        <w:t xml:space="preserve">En l'exemple anterior, sobreescrivim el mètode “unlink” per a esborrar en cascada.</w:t>
      </w:r>
    </w:p>
    <w:p w:rsidR="00000000" w:rsidDel="00000000" w:rsidP="00000000" w:rsidRDefault="00000000" w:rsidRPr="00000000" w14:paraId="0000008A">
      <w:pPr>
        <w:pageBreakBefore w:val="0"/>
        <w:ind w:left="0" w:firstLine="0"/>
        <w:rPr>
          <w:b w:val="1"/>
        </w:rPr>
      </w:pPr>
      <w:r w:rsidDel="00000000" w:rsidR="00000000" w:rsidRPr="00000000">
        <w:rPr>
          <w:b w:val="1"/>
          <w:rtl w:val="0"/>
        </w:rPr>
        <w:t xml:space="preserve">ids:</w:t>
      </w:r>
    </w:p>
    <w:p w:rsidR="00000000" w:rsidDel="00000000" w:rsidP="00000000" w:rsidRDefault="00000000" w:rsidRPr="00000000" w14:paraId="0000008B">
      <w:pPr>
        <w:pageBreakBefore w:val="0"/>
        <w:ind w:left="0" w:firstLine="0"/>
        <w:rPr/>
      </w:pPr>
      <w:r w:rsidDel="00000000" w:rsidR="00000000" w:rsidRPr="00000000">
        <w:rPr>
          <w:rtl w:val="0"/>
        </w:rPr>
        <w:t xml:space="preserve">Es tracta d'un atribut dels “recordsets” que té una llista de les “ids” dels registres del “recordset”.</w:t>
      </w:r>
      <w:r w:rsidDel="00000000" w:rsidR="00000000" w:rsidRPr="00000000">
        <w:rPr>
          <w:rtl w:val="0"/>
        </w:rPr>
      </w:r>
    </w:p>
    <w:p w:rsidR="00000000" w:rsidDel="00000000" w:rsidP="00000000" w:rsidRDefault="00000000" w:rsidRPr="00000000" w14:paraId="0000008C">
      <w:pPr>
        <w:pageBreakBefore w:val="0"/>
        <w:ind w:left="0" w:firstLine="0"/>
        <w:rPr/>
      </w:pPr>
      <w:r w:rsidDel="00000000" w:rsidR="00000000" w:rsidRPr="00000000">
        <w:rPr>
          <w:b w:val="1"/>
          <w:rtl w:val="0"/>
        </w:rPr>
        <w:t xml:space="preserve">copy()</w:t>
      </w:r>
      <w:r w:rsidDel="00000000" w:rsidR="00000000" w:rsidRPr="00000000">
        <w:rPr>
          <w:rtl w:val="0"/>
        </w:rPr>
        <w:t xml:space="preserve">:</w:t>
      </w:r>
    </w:p>
    <w:p w:rsidR="00000000" w:rsidDel="00000000" w:rsidP="00000000" w:rsidRDefault="00000000" w:rsidRPr="00000000" w14:paraId="0000008D">
      <w:pPr>
        <w:pageBreakBefore w:val="0"/>
        <w:ind w:left="0" w:firstLine="0"/>
        <w:rPr/>
      </w:pPr>
      <w:r w:rsidDel="00000000" w:rsidR="00000000" w:rsidRPr="00000000">
        <w:rPr>
          <w:rtl w:val="0"/>
        </w:rPr>
        <w:t xml:space="preserve">Retorna una còpia del “recordset” actual.</w:t>
      </w:r>
      <w:r w:rsidDel="00000000" w:rsidR="00000000" w:rsidRPr="00000000">
        <w:rPr>
          <w:rtl w:val="0"/>
        </w:rPr>
      </w:r>
    </w:p>
    <w:p w:rsidR="00000000" w:rsidDel="00000000" w:rsidP="00000000" w:rsidRDefault="00000000" w:rsidRPr="00000000" w14:paraId="0000008E">
      <w:pPr>
        <w:pStyle w:val="Heading2"/>
        <w:numPr>
          <w:ilvl w:val="1"/>
          <w:numId w:val="6"/>
        </w:numPr>
        <w:ind w:left="576"/>
        <w:rPr/>
      </w:pPr>
      <w:bookmarkStart w:colFirst="0" w:colLast="0" w:name="_hzv42ojr71i6" w:id="4"/>
      <w:bookmarkEnd w:id="4"/>
      <w:r w:rsidDel="00000000" w:rsidR="00000000" w:rsidRPr="00000000">
        <w:rPr>
          <w:rtl w:val="0"/>
        </w:rPr>
        <w:t xml:space="preserve">Onchange</w:t>
      </w:r>
    </w:p>
    <w:p w:rsidR="00000000" w:rsidDel="00000000" w:rsidP="00000000" w:rsidRDefault="00000000" w:rsidRPr="00000000" w14:paraId="0000008F">
      <w:pPr>
        <w:rPr/>
      </w:pPr>
      <w:r w:rsidDel="00000000" w:rsidR="00000000" w:rsidRPr="00000000">
        <w:rPr>
          <w:rtl w:val="0"/>
        </w:rPr>
        <w:t xml:space="preserve">En els formularis existeix la possibilitat que s'execute un mètode quan es canvia el valor d'un “field”. El seu ús habitual sol ser per a canviar el valor d'altres “fields” o avisar a l'usuari que s'ha equivocat en alguna cosa. Per a utilitzar-ho usarem el decorador </w:t>
      </w:r>
      <w:r w:rsidDel="00000000" w:rsidR="00000000" w:rsidRPr="00000000">
        <w:rPr>
          <w:b w:val="1"/>
          <w:rtl w:val="0"/>
        </w:rPr>
        <w:t xml:space="preserve">“@api.onchange”</w:t>
      </w:r>
      <w:r w:rsidDel="00000000" w:rsidR="00000000" w:rsidRPr="00000000">
        <w:rPr>
          <w:rtl w:val="0"/>
        </w:rPr>
        <w:t xml:space="preserve">. </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sz w:val="20"/>
          <w:szCs w:val="20"/>
          <w:rtl w:val="0"/>
        </w:rPr>
        <w:t xml:space="preserve"> </w:t>
      </w:r>
      <w:r w:rsidDel="00000000" w:rsidR="00000000" w:rsidRPr="00000000">
        <w:rPr>
          <w:rtl w:val="0"/>
        </w:rPr>
        <w:t xml:space="preserve">“o</w:t>
      </w:r>
      <w:r w:rsidDel="00000000" w:rsidR="00000000" w:rsidRPr="00000000">
        <w:rPr>
          <w:rtl w:val="0"/>
        </w:rPr>
        <w:t xml:space="preserve">nchange” té implicacions en la vista i el controlador. Tot el codi s'escriu en Python quan es defineix el model, però Odoo fa que el framework de Javascript associe un “action” al fet de modificar un “field” que demana al servidor executar el “onchange” i s'espera al resultat de la funció per a modificar “fields” o avisar a l'usuari.</w:t>
      </w:r>
    </w:p>
    <w:p w:rsidR="00000000" w:rsidDel="00000000" w:rsidP="00000000" w:rsidRDefault="00000000" w:rsidRPr="00000000" w14:paraId="0000009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D'altra banda, els “fields computed” que tenen el “@api.depends” tenen un comportament similar al “onchange” quan canvia el “field” del qual depèn.</w:t>
      </w:r>
    </w:p>
    <w:p w:rsidR="00000000" w:rsidDel="00000000" w:rsidP="00000000" w:rsidRDefault="00000000" w:rsidRPr="00000000" w14:paraId="00000093">
      <w:pPr>
        <w:pageBreakBefore w:val="0"/>
        <w:ind w:left="0" w:firstLine="0"/>
        <w:rPr/>
      </w:pPr>
      <w:r w:rsidDel="00000000" w:rsidR="00000000" w:rsidRPr="00000000">
        <w:rPr>
          <w:rtl w:val="0"/>
        </w:rPr>
        <w:t xml:space="preserve">Vegem primer alguns exemples:</w:t>
      </w:r>
      <w:r w:rsidDel="00000000" w:rsidR="00000000" w:rsidRPr="00000000">
        <w:rPr>
          <w:rtl w:val="0"/>
        </w:rPr>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@api.onchange('amount', 'unit_price')</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_onchange_price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 set auto-changing field</w:t>
            </w:r>
            <w:r w:rsidDel="00000000" w:rsidR="00000000" w:rsidRPr="00000000">
              <w:rPr>
                <w:rFonts w:ascii="Consolas" w:cs="Consolas" w:eastAsia="Consolas" w:hAnsi="Consolas"/>
                <w:color w:val="333333"/>
                <w:sz w:val="18"/>
                <w:szCs w:val="18"/>
                <w:shd w:fill="f8f8f8" w:val="clear"/>
                <w:rtl w:val="0"/>
              </w:rPr>
              <w:br w:type="textWrapping"/>
              <w:t xml:space="preserve">    self.price = self.amount * self.unit_price</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 Can optionally return a warning and domains</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"Something bad happened"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"It was very bad indeed"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'notification'</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t xml:space="preserve">En el primer exemple es canvia el valor del “field” preu i es retorna un “warning”. És només un exemple, no obstant això observa com té el </w:t>
      </w:r>
      <w:r w:rsidDel="00000000" w:rsidR="00000000" w:rsidRPr="00000000">
        <w:rPr>
          <w:b w:val="1"/>
          <w:rtl w:val="0"/>
        </w:rPr>
        <w:t xml:space="preserve">‘type’:’notification’</w:t>
      </w:r>
      <w:r w:rsidDel="00000000" w:rsidR="00000000" w:rsidRPr="00000000">
        <w:rPr>
          <w:rtl w:val="0"/>
        </w:rPr>
        <w:t xml:space="preserve"> perquè es mostre en aqueixa mena de notificació. Si no s'indica això, es mos traria com un diàleg.</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@api.onchange('seats', 'attendee_ids')</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_verify_valid_seats</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self.seats &lt; </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"Incorrect 'seats' value"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"The number of available seats may not be negative"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self.seats &lt; len(self.attendee_ids):</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"Too many attendees"</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"Increase seats or remove excess attendees"</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En aquest segon exemple comprova la quantitat de seients i retorna un error si no hi ha suficients o si l'usuari s'ha equivocat amb el número.</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@api.onchange('pais')</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_filter_empleado</w:t>
            </w:r>
            <w:r w:rsidDel="00000000" w:rsidR="00000000" w:rsidRPr="00000000">
              <w:rPr>
                <w:rFonts w:ascii="Consolas" w:cs="Consolas" w:eastAsia="Consolas" w:hAnsi="Consolas"/>
                <w:color w:val="333333"/>
                <w:sz w:val="18"/>
                <w:szCs w:val="18"/>
                <w:shd w:fill="f8f8f8" w:val="clear"/>
                <w:rtl w:val="0"/>
              </w:rPr>
              <w:t xml:space="preserve">(self):                                        </w:t>
              <w:tab/>
              <w:t xml:space="preserve"> </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color w:val="dd1144"/>
                <w:sz w:val="18"/>
                <w:szCs w:val="18"/>
                <w:shd w:fill="f8f8f8" w:val="clear"/>
                <w:rtl w:val="0"/>
              </w:rPr>
              <w:t xml:space="preserve">'domain'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'empleado'</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'country'</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,self.pais.id)]} }</w:t>
            </w:r>
            <w:r w:rsidDel="00000000" w:rsidR="00000000" w:rsidRPr="00000000">
              <w:rPr>
                <w:rtl w:val="0"/>
              </w:rPr>
            </w:r>
          </w:p>
        </w:tc>
      </w:tr>
    </w:tbl>
    <w:p w:rsidR="00000000" w:rsidDel="00000000" w:rsidP="00000000" w:rsidRDefault="00000000" w:rsidRPr="00000000" w14:paraId="0000009A">
      <w:pPr>
        <w:pageBreakBefore w:val="0"/>
        <w:ind w:left="0" w:firstLine="0"/>
        <w:rPr/>
      </w:pP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t xml:space="preserve">En aquest tercer exemple el que retorna és un“</w:t>
      </w:r>
      <w:r w:rsidDel="00000000" w:rsidR="00000000" w:rsidRPr="00000000">
        <w:rPr>
          <w:b w:val="1"/>
          <w:rtl w:val="0"/>
        </w:rPr>
        <w:t xml:space="preserve">domain”</w:t>
      </w:r>
      <w:r w:rsidDel="00000000" w:rsidR="00000000" w:rsidRPr="00000000">
        <w:rPr>
          <w:rtl w:val="0"/>
        </w:rPr>
        <w:t xml:space="preserve">. Això provoca que el “field Many2one” al qual afecta tinga un filtre “definit en temps d'edició” del formulari.</w:t>
      </w:r>
    </w:p>
    <w:p w:rsidR="00000000" w:rsidDel="00000000" w:rsidP="00000000" w:rsidRDefault="00000000" w:rsidRPr="00000000" w14:paraId="0000009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sz w:val="20"/>
          <w:szCs w:val="20"/>
          <w:rtl w:val="0"/>
        </w:rPr>
        <w:t xml:space="preserve"> </w:t>
      </w:r>
      <w:r w:rsidDel="00000000" w:rsidR="00000000" w:rsidRPr="00000000">
        <w:rPr>
          <w:rtl w:val="0"/>
        </w:rPr>
        <w:t xml:space="preserve">si l'usuari s'equivoca hi ha tres maneres de tractar amb aqueix error: “constraints”, “onchange” i sobreescriure el mètode “write” i “create” per a comprovar que no hi ha errors (només recomanable si no es pot fer amb constraints). Les “contraints” i “onchange” es complementen bé: amb la “constraint”: prevens l'error de l'usuari i amb el “onchange” prevens realment abans de guardar-lo en la base de dades.</w:t>
      </w:r>
      <w:r w:rsidDel="00000000" w:rsidR="00000000" w:rsidRPr="00000000">
        <w:rPr>
          <w:rtl w:val="0"/>
        </w:rPr>
      </w:r>
    </w:p>
    <w:p w:rsidR="00000000" w:rsidDel="00000000" w:rsidP="00000000" w:rsidRDefault="00000000" w:rsidRPr="00000000" w14:paraId="0000009D">
      <w:pPr>
        <w:pStyle w:val="Heading1"/>
        <w:numPr>
          <w:ilvl w:val="0"/>
          <w:numId w:val="6"/>
        </w:numPr>
        <w:ind w:left="432"/>
      </w:pPr>
      <w:bookmarkStart w:colFirst="0" w:colLast="0" w:name="_g3f5kg44cbtq" w:id="5"/>
      <w:bookmarkEnd w:id="5"/>
      <w:r w:rsidDel="00000000" w:rsidR="00000000" w:rsidRPr="00000000">
        <w:rPr>
          <w:rtl w:val="0"/>
        </w:rPr>
        <w:t xml:space="preserve">Fitxers de dades</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Ja hem utilitzat fitxers de dades creant les vistes. Si ens fixem, observarem que és un XML amb una etiqueta “&lt;odoo&gt;”, altra “&lt;data&gt;” i dins els “&lt;record&gt;” de cada vista. Així és com li diem a Odoo el que s'ha de guardar en la base de dades.</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 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"{record identifier}"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 field 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{a value}</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0A0">
      <w:pPr>
        <w:pageBreakBefore w:val="0"/>
        <w:ind w:left="0" w:firstLine="0"/>
        <w:rPr/>
      </w:pPr>
      <w:r w:rsidDel="00000000" w:rsidR="00000000" w:rsidRPr="00000000">
        <w:rPr>
          <w:rtl w:val="0"/>
        </w:rPr>
        <w:t xml:space="preserve">En aquest exemple, en el model posem el nom del model en el qual guardarà i en “</w:t>
      </w:r>
      <w:r w:rsidDel="00000000" w:rsidR="00000000" w:rsidRPr="00000000">
        <w:rPr>
          <w:b w:val="1"/>
          <w:rtl w:val="0"/>
        </w:rPr>
        <w:t xml:space="preserve">id</w:t>
      </w:r>
      <w:r w:rsidDel="00000000" w:rsidR="00000000" w:rsidRPr="00000000">
        <w:rPr>
          <w:rtl w:val="0"/>
        </w:rPr>
        <w:t xml:space="preserve">” el “</w:t>
      </w:r>
      <w:r w:rsidDel="00000000" w:rsidR="00000000" w:rsidRPr="00000000">
        <w:rPr>
          <w:b w:val="1"/>
          <w:rtl w:val="0"/>
        </w:rPr>
        <w:t xml:space="preserve">External ID</w:t>
      </w:r>
      <w:r w:rsidDel="00000000" w:rsidR="00000000" w:rsidRPr="00000000">
        <w:rPr>
          <w:rtl w:val="0"/>
        </w:rPr>
        <w:t xml:space="preserve">”. Després d'això, indiquem cadascun dels “fields” als quals volem donar-li valor.</w:t>
      </w:r>
    </w:p>
    <w:p w:rsidR="00000000" w:rsidDel="00000000" w:rsidP="00000000" w:rsidRDefault="00000000" w:rsidRPr="00000000" w14:paraId="000000A1">
      <w:pPr>
        <w:pageBreakBefore w:val="0"/>
        <w:ind w:left="0" w:firstLine="0"/>
        <w:rPr/>
      </w:pPr>
      <w:r w:rsidDel="00000000" w:rsidR="00000000" w:rsidRPr="00000000">
        <w:rPr>
          <w:rtl w:val="0"/>
        </w:rPr>
      </w:r>
    </w:p>
    <w:p w:rsidR="00000000" w:rsidDel="00000000" w:rsidP="00000000" w:rsidRDefault="00000000" w:rsidRPr="00000000" w14:paraId="000000A2">
      <w:pPr>
        <w:pageBreakBefore w:val="0"/>
        <w:ind w:left="0" w:firstLine="0"/>
        <w:rPr/>
      </w:pPr>
      <w:r w:rsidDel="00000000" w:rsidR="00000000" w:rsidRPr="00000000">
        <w:rPr>
          <w:rtl w:val="0"/>
        </w:rPr>
        <w:t xml:space="preserve">En aquest punt, és necessari detenir-se per a investigar els “External ID” en Odoo.</w:t>
      </w:r>
    </w:p>
    <w:p w:rsidR="00000000" w:rsidDel="00000000" w:rsidP="00000000" w:rsidRDefault="00000000" w:rsidRPr="00000000" w14:paraId="000000A3">
      <w:pPr>
        <w:pageBreakBefore w:val="0"/>
        <w:ind w:left="0" w:firstLine="0"/>
        <w:rPr/>
      </w:pPr>
      <w:r w:rsidDel="00000000" w:rsidR="00000000" w:rsidRPr="00000000">
        <w:rPr>
          <w:rtl w:val="0"/>
        </w:rPr>
      </w:r>
    </w:p>
    <w:p w:rsidR="00000000" w:rsidDel="00000000" w:rsidP="00000000" w:rsidRDefault="00000000" w:rsidRPr="00000000" w14:paraId="000000A4">
      <w:pPr>
        <w:pageBreakBefore w:val="0"/>
        <w:ind w:left="0" w:firstLine="0"/>
        <w:rPr/>
      </w:pPr>
      <w:r w:rsidDel="00000000" w:rsidR="00000000" w:rsidRPr="00000000">
        <w:rPr>
          <w:rtl w:val="0"/>
        </w:rPr>
        <w:t xml:space="preserve">La primera consideració a tenir en compte és que estem utilitzant un ORM que transforma les declaracions de classes que hereten de “models.Model” en taules de PostgreSQL i els “records” declarats en XML en registres d'aqueixes taules. Tots els registres de l'ORM tenen una columna “id” que els identifica de manera unívoca en la seua taula. Això permet que, durant l'execució del programa, funcionen les claus alienes entre models. Això no té cap diferència respecte al model tradicional sense ORM.</w:t>
      </w:r>
    </w:p>
    <w:p w:rsidR="00000000" w:rsidDel="00000000" w:rsidP="00000000" w:rsidRDefault="00000000" w:rsidRPr="00000000" w14:paraId="000000A5">
      <w:pPr>
        <w:pageBreakBefore w:val="0"/>
        <w:ind w:left="0" w:firstLine="0"/>
        <w:rPr/>
      </w:pPr>
      <w:r w:rsidDel="00000000" w:rsidR="00000000" w:rsidRPr="00000000">
        <w:rPr>
          <w:b w:val="1"/>
          <w:u w:val="single"/>
          <w:rtl w:val="0"/>
        </w:rPr>
        <w:t xml:space="preserve">El problema al qual s'enfronten els programadors d'Odoo és que cal crear fitxers de dades XML en els quals es defineixen relacions entre models abans d'instal·lar el mòdul.</w:t>
      </w:r>
      <w:r w:rsidDel="00000000" w:rsidR="00000000" w:rsidRPr="00000000">
        <w:rPr>
          <w:rtl w:val="0"/>
        </w:rPr>
        <w:t xml:space="preserve"> Aquestes relacions no es poden referir al “id” perquè és un codi autonumeric que no és predictible en el moment de programar.</w:t>
      </w:r>
    </w:p>
    <w:p w:rsidR="00000000" w:rsidDel="00000000" w:rsidP="00000000" w:rsidRDefault="00000000" w:rsidRPr="00000000" w14:paraId="000000A6">
      <w:pPr>
        <w:pageBreakBefore w:val="0"/>
        <w:ind w:left="0" w:firstLine="0"/>
        <w:rPr/>
      </w:pPr>
      <w:r w:rsidDel="00000000" w:rsidR="00000000" w:rsidRPr="00000000">
        <w:rPr>
          <w:rtl w:val="0"/>
        </w:rPr>
        <w:t xml:space="preserve">Per a solucionar-ho es va inventar el “</w:t>
      </w:r>
      <w:r w:rsidDel="00000000" w:rsidR="00000000" w:rsidRPr="00000000">
        <w:rPr>
          <w:b w:val="1"/>
          <w:rtl w:val="0"/>
        </w:rPr>
        <w:t xml:space="preserve">External ID</w:t>
      </w:r>
      <w:r w:rsidDel="00000000" w:rsidR="00000000" w:rsidRPr="00000000">
        <w:rPr>
          <w:rtl w:val="0"/>
        </w:rPr>
        <w:t xml:space="preserve">”. Aquest identificador està escrit en llenguatge humà i ha de ser diferent a qualsevol identificador del programa. Per a garantir això </w:t>
      </w:r>
      <w:r w:rsidDel="00000000" w:rsidR="00000000" w:rsidRPr="00000000">
        <w:rPr>
          <w:b w:val="1"/>
          <w:u w:val="single"/>
          <w:rtl w:val="0"/>
        </w:rPr>
        <w:t xml:space="preserve">es recomana posar el nom del mòdul, un punt i un nom que identifique la utilitat i significat del registre</w:t>
      </w:r>
      <w:r w:rsidDel="00000000" w:rsidR="00000000" w:rsidRPr="00000000">
        <w:rPr>
          <w:rtl w:val="0"/>
        </w:rPr>
        <w:t xml:space="preserve">.</w:t>
      </w:r>
    </w:p>
    <w:p w:rsidR="00000000" w:rsidDel="00000000" w:rsidP="00000000" w:rsidRDefault="00000000" w:rsidRPr="00000000" w14:paraId="000000A7">
      <w:pPr>
        <w:pageBreakBefore w:val="0"/>
        <w:ind w:left="0" w:firstLine="0"/>
        <w:rPr/>
      </w:pPr>
      <w:r w:rsidDel="00000000" w:rsidR="00000000" w:rsidRPr="00000000">
        <w:rPr>
          <w:rtl w:val="0"/>
        </w:rPr>
        <w:t xml:space="preserve">Cal tenir en compte que tots els elements d'Odoo poden tenir un identificador extern: mòduls, models, vistes, accions, menús, registres, fields, etc. Per això cal establir unes regles. Por exemple: </w:t>
      </w:r>
      <w:r w:rsidDel="00000000" w:rsidR="00000000" w:rsidRPr="00000000">
        <w:rPr>
          <w:b w:val="1"/>
          <w:rtl w:val="0"/>
        </w:rPr>
        <w:t xml:space="preserve">“school.teacher_view_form”</w:t>
      </w:r>
      <w:r w:rsidDel="00000000" w:rsidR="00000000" w:rsidRPr="00000000">
        <w:rPr>
          <w:rtl w:val="0"/>
        </w:rPr>
        <w:t xml:space="preserve"> serviria per al formulari que mostra als professors del mòdul </w:t>
      </w:r>
      <w:r w:rsidDel="00000000" w:rsidR="00000000" w:rsidRPr="00000000">
        <w:rPr>
          <w:b w:val="1"/>
          <w:rtl w:val="0"/>
        </w:rPr>
        <w:t xml:space="preserve">“school”</w:t>
      </w:r>
      <w:r w:rsidDel="00000000" w:rsidR="00000000" w:rsidRPr="00000000">
        <w:rPr>
          <w:rtl w:val="0"/>
        </w:rPr>
        <w:t xml:space="preserve">.</w:t>
      </w:r>
    </w:p>
    <w:p w:rsidR="00000000" w:rsidDel="00000000" w:rsidP="00000000" w:rsidRDefault="00000000" w:rsidRPr="00000000" w14:paraId="000000A8">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w:t>
      </w:r>
      <w:del w:author="ALFREDO OLTRA ORENGO" w:id="0" w:date="2022-08-08T22:44:37Z">
        <w:r w:rsidDel="00000000" w:rsidR="00000000" w:rsidRPr="00000000">
          <w:rPr>
            <w:b w:val="1"/>
            <w:rtl w:val="0"/>
          </w:rPr>
          <w:delText xml:space="preserve">e</w:delText>
        </w:r>
      </w:del>
      <w:r w:rsidDel="00000000" w:rsidR="00000000" w:rsidRPr="00000000">
        <w:rPr>
          <w:b w:val="1"/>
          <w:rtl w:val="0"/>
        </w:rPr>
        <w:t xml:space="preserve">: </w:t>
      </w:r>
      <w:r w:rsidDel="00000000" w:rsidR="00000000" w:rsidRPr="00000000">
        <w:rPr>
          <w:rtl w:val="0"/>
        </w:rPr>
        <w:t xml:space="preserve">podem buscar els identificadores externs directament en el mode desenvolupador d’Odoo en l’apartat </w:t>
      </w:r>
      <w:r w:rsidDel="00000000" w:rsidR="00000000" w:rsidRPr="00000000">
        <w:rPr>
          <w:b w:val="1"/>
          <w:u w:val="single"/>
          <w:rtl w:val="0"/>
        </w:rPr>
        <w:t xml:space="preserve">“Ajustes &gt; Técnico &gt; Identificadores externos”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9">
      <w:pPr>
        <w:pageBreakBefore w:val="0"/>
        <w:ind w:left="0" w:firstLine="0"/>
        <w:rPr/>
      </w:pPr>
      <w:r w:rsidDel="00000000" w:rsidR="00000000" w:rsidRPr="00000000">
        <w:rPr>
          <w:rtl w:val="0"/>
        </w:rPr>
        <w:t xml:space="preserve">Quan es fan els fitxers de dades, els “fields” simples són molt senzills d'emplenar. Els “Binary” i “Image” han d'estar en format</w:t>
      </w:r>
      <w:r w:rsidDel="00000000" w:rsidR="00000000" w:rsidRPr="00000000">
        <w:rPr>
          <w:rtl w:val="0"/>
        </w:rPr>
        <w:t xml:space="preserve"> </w:t>
      </w:r>
      <w:r w:rsidDel="00000000" w:rsidR="00000000" w:rsidRPr="00000000">
        <w:rPr>
          <w:b w:val="1"/>
          <w:rtl w:val="0"/>
        </w:rPr>
        <w:t xml:space="preserve">Base64</w:t>
      </w:r>
      <w:r w:rsidDel="00000000" w:rsidR="00000000" w:rsidRPr="00000000">
        <w:rPr>
          <w:rtl w:val="0"/>
        </w:rPr>
        <w:t xml:space="preserve">, però això es pot aconseguir fàcilment amb el comando “base64” de GNU/Linux o llocs web com </w:t>
      </w:r>
      <w:hyperlink r:id="rId8">
        <w:r w:rsidDel="00000000" w:rsidR="00000000" w:rsidRPr="00000000">
          <w:rPr>
            <w:color w:val="1155cc"/>
            <w:u w:val="single"/>
            <w:rtl w:val="0"/>
          </w:rPr>
          <w:t xml:space="preserve">https://www.base64decode.org/</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A">
      <w:pPr>
        <w:pageBreakBefore w:val="0"/>
        <w:ind w:left="0" w:firstLine="0"/>
        <w:rPr/>
      </w:pPr>
      <w:r w:rsidDel="00000000" w:rsidR="00000000" w:rsidRPr="00000000">
        <w:rPr>
          <w:rtl w:val="0"/>
        </w:rPr>
        <w:t xml:space="preserve">El més complicat són els “field” relacionals. Per a aconseguir-ho cal utilitzar els identificadors externs, ja que no és recomanat en cap cas usar el camp “id”. En realitat es guardarà el “id” en la base de dades, però es fa després d'avaluar el “External ID”.</w:t>
      </w:r>
    </w:p>
    <w:p w:rsidR="00000000" w:rsidDel="00000000" w:rsidP="00000000" w:rsidRDefault="00000000" w:rsidRPr="00000000" w14:paraId="000000AB">
      <w:pPr>
        <w:pageBreakBefore w:val="0"/>
        <w:ind w:left="0" w:firstLine="0"/>
        <w:rPr/>
      </w:pPr>
      <w:r w:rsidDel="00000000" w:rsidR="00000000" w:rsidRPr="00000000">
        <w:rPr>
          <w:rtl w:val="0"/>
        </w:rPr>
      </w:r>
    </w:p>
    <w:p w:rsidR="00000000" w:rsidDel="00000000" w:rsidP="00000000" w:rsidRDefault="00000000" w:rsidRPr="00000000" w14:paraId="000000AC">
      <w:pPr>
        <w:pageBreakBefore w:val="0"/>
        <w:ind w:left="0" w:firstLine="0"/>
        <w:rPr/>
      </w:pPr>
      <w:r w:rsidDel="00000000" w:rsidR="00000000" w:rsidRPr="00000000">
        <w:rPr>
          <w:rtl w:val="0"/>
        </w:rPr>
        <w:t xml:space="preserve">Per a emplenar un “Many2one” cal usar “ref()”:</w:t>
      </w:r>
      <w:r w:rsidDel="00000000" w:rsidR="00000000" w:rsidRPr="00000000">
        <w:rPr>
          <w:rtl w:val="0"/>
        </w:rPr>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276" w:lineRule="auto"/>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"product.product1"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AE">
      <w:pPr>
        <w:pageBreakBefore w:val="0"/>
        <w:ind w:left="0" w:firstLine="0"/>
        <w:rPr/>
      </w:pPr>
      <w:r w:rsidDel="00000000" w:rsidR="00000000" w:rsidRPr="00000000">
        <w:rPr>
          <w:rtl w:val="0"/>
        </w:rPr>
        <w:t xml:space="preserve">A vegades volem que el valor siga calculat amb Python durant el moment de la instal·lació del mòdul. Per a això usem </w:t>
      </w:r>
      <w:r w:rsidDel="00000000" w:rsidR="00000000" w:rsidRPr="00000000">
        <w:rPr>
          <w:rtl w:val="0"/>
        </w:rPr>
        <w:t xml:space="preserve">“eval()”:</w:t>
      </w:r>
    </w:p>
    <w:tbl>
      <w:tblPr>
        <w:tblStyle w:val="Table2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8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"(datetime.now()+timedelta(-1)).strftime('%Y-%m-%d')"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"ref('product.product1')"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 Equivalente al ejemplo anterior</w:t>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"price"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"ref('product.product1').price"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B0">
      <w:pPr>
        <w:pageBreakBefore w:val="0"/>
        <w:ind w:left="0" w:firstLine="0"/>
        <w:rPr/>
      </w:pPr>
      <w:r w:rsidDel="00000000" w:rsidR="00000000" w:rsidRPr="00000000">
        <w:rPr>
          <w:rtl w:val="0"/>
        </w:rPr>
        <w:t xml:space="preserve">Per als “x2many” s’ha d’utilitzar “eval()” amb “ref()” i una tripleta que indica el que hi ha que fer:</w:t>
      </w:r>
    </w:p>
    <w:tbl>
      <w:tblPr>
        <w:tblStyle w:val="Table2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8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"tag_ids"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"[(6,0,[ref('fleet.vehicle_tag_leasing'),ref('fleet.vehicle_tag_compact'),</w:t>
              <w:br w:type="textWrapping"/>
              <w:t xml:space="preserve">ref('fleet.vehicle_tag_senior')] )]"</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0B2">
      <w:pPr>
        <w:rPr/>
      </w:pPr>
      <w:r w:rsidDel="00000000" w:rsidR="00000000" w:rsidRPr="00000000">
        <w:rPr>
          <w:rtl w:val="0"/>
        </w:rPr>
        <w:t xml:space="preserve">Aquestes tripletes tenen els següents significats:</w:t>
      </w:r>
      <w:r w:rsidDel="00000000" w:rsidR="00000000" w:rsidRPr="00000000">
        <w:rPr>
          <w:rtl w:val="0"/>
        </w:rPr>
      </w:r>
    </w:p>
    <w:p w:rsidR="00000000" w:rsidDel="00000000" w:rsidP="00000000" w:rsidRDefault="00000000" w:rsidRPr="00000000" w14:paraId="000000B3">
      <w:pPr>
        <w:numPr>
          <w:ilvl w:val="0"/>
          <w:numId w:val="3"/>
        </w:numPr>
        <w:ind w:left="720" w:hanging="360"/>
      </w:pPr>
      <w:r w:rsidDel="00000000" w:rsidR="00000000" w:rsidRPr="00000000">
        <w:rPr>
          <w:b w:val="1"/>
          <w:rtl w:val="0"/>
        </w:rPr>
        <w:t xml:space="preserve">0,_ ,{'field': value}): </w:t>
      </w:r>
      <w:r w:rsidDel="00000000" w:rsidR="00000000" w:rsidRPr="00000000">
        <w:rPr>
          <w:rtl w:val="0"/>
        </w:rPr>
        <w:t xml:space="preserve">crea un nou registre i el vincula.</w:t>
      </w:r>
      <w:r w:rsidDel="00000000" w:rsidR="00000000" w:rsidRPr="00000000">
        <w:rPr>
          <w:rtl w:val="0"/>
        </w:rPr>
      </w:r>
    </w:p>
    <w:p w:rsidR="00000000" w:rsidDel="00000000" w:rsidP="00000000" w:rsidRDefault="00000000" w:rsidRPr="00000000" w14:paraId="000000B4">
      <w:pPr>
        <w:numPr>
          <w:ilvl w:val="0"/>
          <w:numId w:val="3"/>
        </w:numPr>
        <w:ind w:left="720" w:hanging="360"/>
      </w:pPr>
      <w:r w:rsidDel="00000000" w:rsidR="00000000" w:rsidRPr="00000000">
        <w:rPr>
          <w:b w:val="1"/>
          <w:rtl w:val="0"/>
        </w:rPr>
        <w:t xml:space="preserve">(1,id,{'field': value}):</w:t>
      </w:r>
      <w:r w:rsidDel="00000000" w:rsidR="00000000" w:rsidRPr="00000000">
        <w:rPr>
          <w:rtl w:val="0"/>
        </w:rPr>
        <w:t xml:space="preserve"> actualitza els valors d'un registre ja vinculat.</w:t>
      </w:r>
    </w:p>
    <w:p w:rsidR="00000000" w:rsidDel="00000000" w:rsidP="00000000" w:rsidRDefault="00000000" w:rsidRPr="00000000" w14:paraId="000000B5">
      <w:pPr>
        <w:numPr>
          <w:ilvl w:val="0"/>
          <w:numId w:val="3"/>
        </w:numPr>
        <w:ind w:left="720" w:hanging="360"/>
      </w:pPr>
      <w:r w:rsidDel="00000000" w:rsidR="00000000" w:rsidRPr="00000000">
        <w:rPr>
          <w:b w:val="1"/>
          <w:rtl w:val="0"/>
        </w:rPr>
        <w:t xml:space="preserve">(2,id,_):</w:t>
      </w:r>
      <w:r w:rsidDel="00000000" w:rsidR="00000000" w:rsidRPr="00000000">
        <w:rPr>
          <w:rtl w:val="0"/>
        </w:rPr>
        <w:t xml:space="preserve"> desvincula i elimina el registre.</w:t>
      </w:r>
    </w:p>
    <w:p w:rsidR="00000000" w:rsidDel="00000000" w:rsidP="00000000" w:rsidRDefault="00000000" w:rsidRPr="00000000" w14:paraId="000000B6">
      <w:pPr>
        <w:numPr>
          <w:ilvl w:val="0"/>
          <w:numId w:val="3"/>
        </w:numPr>
        <w:ind w:left="720" w:hanging="360"/>
      </w:pPr>
      <w:r w:rsidDel="00000000" w:rsidR="00000000" w:rsidRPr="00000000">
        <w:rPr>
          <w:b w:val="1"/>
          <w:rtl w:val="0"/>
        </w:rPr>
        <w:t xml:space="preserve">(3,id,_): </w:t>
      </w:r>
      <w:r w:rsidDel="00000000" w:rsidR="00000000" w:rsidRPr="00000000">
        <w:rPr>
          <w:rtl w:val="0"/>
        </w:rPr>
        <w:t xml:space="preserve">d</w:t>
      </w:r>
      <w:r w:rsidDel="00000000" w:rsidR="00000000" w:rsidRPr="00000000">
        <w:rPr>
          <w:rtl w:val="0"/>
        </w:rPr>
        <w:t xml:space="preserve">esvincula, però no elimina el registre de la relació.</w:t>
      </w:r>
    </w:p>
    <w:p w:rsidR="00000000" w:rsidDel="00000000" w:rsidP="00000000" w:rsidRDefault="00000000" w:rsidRPr="00000000" w14:paraId="000000B7">
      <w:pPr>
        <w:numPr>
          <w:ilvl w:val="0"/>
          <w:numId w:val="3"/>
        </w:numPr>
        <w:ind w:left="720" w:hanging="360"/>
      </w:pPr>
      <w:r w:rsidDel="00000000" w:rsidR="00000000" w:rsidRPr="00000000">
        <w:rPr>
          <w:b w:val="1"/>
          <w:rtl w:val="0"/>
        </w:rPr>
        <w:t xml:space="preserve">(4,id,_): </w:t>
      </w:r>
      <w:r w:rsidDel="00000000" w:rsidR="00000000" w:rsidRPr="00000000">
        <w:rPr>
          <w:rtl w:val="0"/>
        </w:rPr>
        <w:t xml:space="preserve">v</w:t>
      </w:r>
      <w:r w:rsidDel="00000000" w:rsidR="00000000" w:rsidRPr="00000000">
        <w:rPr>
          <w:rtl w:val="0"/>
        </w:rPr>
        <w:t xml:space="preserve">incula un registre que ja existeix.</w:t>
      </w:r>
    </w:p>
    <w:p w:rsidR="00000000" w:rsidDel="00000000" w:rsidP="00000000" w:rsidRDefault="00000000" w:rsidRPr="00000000" w14:paraId="000000B8">
      <w:pPr>
        <w:numPr>
          <w:ilvl w:val="0"/>
          <w:numId w:val="3"/>
        </w:numPr>
        <w:ind w:left="720" w:hanging="360"/>
      </w:pPr>
      <w:r w:rsidDel="00000000" w:rsidR="00000000" w:rsidRPr="00000000">
        <w:rPr>
          <w:b w:val="1"/>
          <w:rtl w:val="0"/>
        </w:rPr>
        <w:t xml:space="preserve">(5,_,_): </w:t>
      </w:r>
      <w:r w:rsidDel="00000000" w:rsidR="00000000" w:rsidRPr="00000000">
        <w:rPr>
          <w:rtl w:val="0"/>
        </w:rPr>
        <w:t xml:space="preserve">d</w:t>
      </w:r>
      <w:r w:rsidDel="00000000" w:rsidR="00000000" w:rsidRPr="00000000">
        <w:rPr>
          <w:rtl w:val="0"/>
        </w:rPr>
        <w:t xml:space="preserve">esvincula, però no elimina tots els registres.</w:t>
      </w:r>
    </w:p>
    <w:p w:rsidR="00000000" w:rsidDel="00000000" w:rsidP="00000000" w:rsidRDefault="00000000" w:rsidRPr="00000000" w14:paraId="000000B9">
      <w:pPr>
        <w:numPr>
          <w:ilvl w:val="0"/>
          <w:numId w:val="3"/>
        </w:numPr>
        <w:ind w:left="720" w:hanging="360"/>
      </w:pPr>
      <w:r w:rsidDel="00000000" w:rsidR="00000000" w:rsidRPr="00000000">
        <w:rPr>
          <w:b w:val="1"/>
          <w:rtl w:val="0"/>
        </w:rPr>
        <w:t xml:space="preserve">(6,_,[ids]):</w:t>
      </w:r>
      <w:r w:rsidDel="00000000" w:rsidR="00000000" w:rsidRPr="00000000">
        <w:rPr>
          <w:rtl w:val="0"/>
        </w:rPr>
        <w:t xml:space="preserve"> reemplaça la llista de registres. </w:t>
      </w:r>
    </w:p>
    <w:p w:rsidR="00000000" w:rsidDel="00000000" w:rsidP="00000000" w:rsidRDefault="00000000" w:rsidRPr="00000000" w14:paraId="000000BA">
      <w:pPr>
        <w:pageBreakBefore w:val="0"/>
        <w:spacing w:after="240" w:before="0" w:lineRule="auto"/>
        <w:jc w:val="left"/>
        <w:rPr/>
      </w:pPr>
      <w:r w:rsidDel="00000000" w:rsidR="00000000" w:rsidRPr="00000000">
        <w:rPr>
          <w:rtl w:val="0"/>
        </w:rPr>
        <w:t xml:space="preserve">També</w:t>
      </w:r>
      <w:r w:rsidDel="00000000" w:rsidR="00000000" w:rsidRPr="00000000">
        <w:rPr>
          <w:rtl w:val="0"/>
        </w:rPr>
        <w:t xml:space="preserve"> es pot usar per a esborrar registres:</w:t>
      </w:r>
    </w:p>
    <w:tbl>
      <w:tblPr>
        <w:tblStyle w:val="Table2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&lt;delete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"cine.session"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"session_cine1_1"</w:t>
            </w:r>
            <w:r w:rsidDel="00000000" w:rsidR="00000000" w:rsidRPr="00000000">
              <w:rPr>
                <w:rFonts w:ascii="Consolas" w:cs="Consolas" w:eastAsia="Consolas" w:hAnsi="Consolas"/>
                <w:color w:val="000080"/>
                <w:sz w:val="18"/>
                <w:szCs w:val="18"/>
                <w:shd w:fill="f8f8f8" w:val="clear"/>
                <w:rtl w:val="0"/>
              </w:rPr>
              <w:t xml:space="preserve">&gt;&lt;/delete&gt;</w:t>
            </w:r>
            <w:r w:rsidDel="00000000" w:rsidR="00000000" w:rsidRPr="00000000">
              <w:rPr>
                <w:rtl w:val="0"/>
              </w:rPr>
            </w:r>
          </w:p>
        </w:tc>
      </w:tr>
    </w:tbl>
    <w:p w:rsidR="00000000" w:rsidDel="00000000" w:rsidP="00000000" w:rsidRDefault="00000000" w:rsidRPr="00000000" w14:paraId="000000BC">
      <w:pPr>
        <w:pStyle w:val="Heading1"/>
        <w:numPr>
          <w:ilvl w:val="0"/>
          <w:numId w:val="6"/>
        </w:numPr>
        <w:ind w:left="432"/>
      </w:pPr>
      <w:bookmarkStart w:colFirst="0" w:colLast="0" w:name="_ff380qr7pzdz" w:id="6"/>
      <w:bookmarkEnd w:id="6"/>
      <w:r w:rsidDel="00000000" w:rsidR="00000000" w:rsidRPr="00000000">
        <w:rPr>
          <w:rtl w:val="0"/>
        </w:rPr>
        <w:t xml:space="preserve">Reports (Informes)</w:t>
      </w:r>
    </w:p>
    <w:p w:rsidR="00000000" w:rsidDel="00000000" w:rsidP="00000000" w:rsidRDefault="00000000" w:rsidRPr="00000000" w14:paraId="000000BD">
      <w:pPr>
        <w:rPr/>
      </w:pPr>
      <w:r w:rsidDel="00000000" w:rsidR="00000000" w:rsidRPr="00000000">
        <w:rPr>
          <w:rtl w:val="0"/>
        </w:rPr>
        <w:t xml:space="preserve">És molt probable necessitar imprimir alguns documents a partir d'Odoo o simplement enviar-los en PDF per correu. Per a això estan els “reports” (informes). Tots els ERP tenen un sistema d'extracció de documents i generalment tots el fan mínim en PDF, com és el cas d'Odoo.</w:t>
      </w:r>
    </w:p>
    <w:p w:rsidR="00000000" w:rsidDel="00000000" w:rsidP="00000000" w:rsidRDefault="00000000" w:rsidRPr="00000000" w14:paraId="000000BE">
      <w:pPr>
        <w:rPr/>
      </w:pPr>
      <w:r w:rsidDel="00000000" w:rsidR="00000000" w:rsidRPr="00000000">
        <w:rPr>
          <w:rtl w:val="0"/>
        </w:rPr>
        <w:t xml:space="preserve">El format PDF té les seues peculiaritats i és complicat manejar-lo directament com es fa amb HTML. Per això Odoo confia en un renderizador d'HTML a PDF que utilitza el motor de WebKit (que és un dels motors de renderitzat lliures més populars). Per a això fa una anomenada al sistema perquè execute “</w:t>
      </w:r>
      <w:r w:rsidDel="00000000" w:rsidR="00000000" w:rsidRPr="00000000">
        <w:rPr>
          <w:b w:val="1"/>
          <w:rtl w:val="0"/>
        </w:rPr>
        <w:t xml:space="preserve">wkhtmltopdf</w:t>
      </w:r>
      <w:r w:rsidDel="00000000" w:rsidR="00000000" w:rsidRPr="00000000">
        <w:rPr>
          <w:rtl w:val="0"/>
        </w:rPr>
        <w:t xml:space="preserve">”que és un programa que transforma per terminal un HTML en PDF. És necessari, per tant, haver-ho instal·lat en el sistema. </w:t>
      </w:r>
    </w:p>
    <w:p w:rsidR="00000000" w:rsidDel="00000000" w:rsidP="00000000" w:rsidRDefault="00000000" w:rsidRPr="00000000" w14:paraId="000000BF">
      <w:pPr>
        <w:rPr/>
      </w:pPr>
      <w:r w:rsidDel="00000000" w:rsidR="00000000" w:rsidRPr="00000000">
        <w:rPr>
          <w:rtl w:val="0"/>
        </w:rPr>
        <w:t xml:space="preserve">Generalment, un “report” és cridat amb una acció des del client web. Aquesta acció és de tipus “</w:t>
      </w:r>
      <w:r w:rsidDel="00000000" w:rsidR="00000000" w:rsidRPr="00000000">
        <w:rPr>
          <w:b w:val="1"/>
          <w:rtl w:val="0"/>
        </w:rPr>
        <w:t xml:space="preserve">ir.actions.report”. </w:t>
      </w:r>
      <w:r w:rsidDel="00000000" w:rsidR="00000000" w:rsidRPr="00000000">
        <w:rPr>
          <w:rtl w:val="0"/>
        </w:rPr>
        <w:t xml:space="preserve">Aquesta</w:t>
      </w:r>
      <w:r w:rsidDel="00000000" w:rsidR="00000000" w:rsidRPr="00000000">
        <w:rPr>
          <w:rtl w:val="0"/>
        </w:rPr>
        <w:t xml:space="preserve"> acció de tipus “report” necessita una plantilla feta amb QWeb per a interpretar-la, transformar-la en HTML i després invocar a “wkhtmltopdf” per a transformar-ho en PDF.</w:t>
      </w:r>
      <w:r w:rsidDel="00000000" w:rsidR="00000000" w:rsidRPr="00000000">
        <w:rPr>
          <w:rtl w:val="0"/>
        </w:rPr>
      </w:r>
    </w:p>
    <w:p w:rsidR="00000000" w:rsidDel="00000000" w:rsidP="00000000" w:rsidRDefault="00000000" w:rsidRPr="00000000" w14:paraId="000000C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 </w:t>
      </w:r>
      <w:r w:rsidDel="00000000" w:rsidR="00000000" w:rsidRPr="00000000">
        <w:rPr>
          <w:rtl w:val="0"/>
        </w:rPr>
        <w:t xml:space="preserve">tant el “action” com la plantilla es guarden en la base de dades en “records”, però els dos tenen dreceres per a no escriure l'etiqueta “&lt;record&gt;”, així que els usarem.  Aquestos són “&lt;report&gt;” per al “action” i “&lt;template&gt;” per a la plantilla.</w:t>
      </w: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t xml:space="preserve">Vegem un exemple senzill:</w:t>
      </w:r>
    </w:p>
    <w:tbl>
      <w:tblPr>
        <w:tblStyle w:val="Table2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highlight w:val="white"/>
              </w:rPr>
            </w:pPr>
            <w:r w:rsidDel="00000000" w:rsidR="00000000" w:rsidRPr="00000000">
              <w:rPr>
                <w:rFonts w:ascii="Consolas" w:cs="Consolas" w:eastAsia="Consolas" w:hAnsi="Consolas"/>
                <w:color w:val="000080"/>
                <w:sz w:val="18"/>
                <w:szCs w:val="18"/>
                <w:shd w:fill="f8f8f8" w:val="clear"/>
                <w:rtl w:val="0"/>
              </w:rPr>
              <w:t xml:space="preserve">&lt;report</w:t>
              <w:br w:type="textWrapping"/>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"report_session"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"Session Report"</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"openacademy.report_session_view"</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file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"openacademy.report_session"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report_type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"qweb-pdf"</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"report_session_view"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t-call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"report.html_container"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t-call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"report.external_layout"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"page"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&lt;h2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&lt;p&gt;</w:t>
            </w:r>
            <w:r w:rsidDel="00000000" w:rsidR="00000000" w:rsidRPr="00000000">
              <w:rPr>
                <w:rFonts w:ascii="Consolas" w:cs="Consolas" w:eastAsia="Consolas" w:hAnsi="Consolas"/>
                <w:color w:val="333333"/>
                <w:sz w:val="18"/>
                <w:szCs w:val="18"/>
                <w:shd w:fill="f8f8f8" w:val="clear"/>
                <w:rtl w:val="0"/>
              </w:rPr>
              <w:t xml:space="preserve">From </w:t>
            </w:r>
            <w:r w:rsidDel="00000000" w:rsidR="00000000" w:rsidRPr="00000000">
              <w:rPr>
                <w:rFonts w:ascii="Consolas" w:cs="Consolas" w:eastAsia="Consolas" w:hAnsi="Consolas"/>
                <w:color w:val="000080"/>
                <w:sz w:val="18"/>
                <w:szCs w:val="18"/>
                <w:shd w:fill="f8f8f8" w:val="clear"/>
                <w:rtl w:val="0"/>
              </w:rPr>
              <w:t xml:space="preserve">&lt;span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"doc.start_date"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to </w:t>
            </w:r>
            <w:r w:rsidDel="00000000" w:rsidR="00000000" w:rsidRPr="00000000">
              <w:rPr>
                <w:rFonts w:ascii="Consolas" w:cs="Consolas" w:eastAsia="Consolas" w:hAnsi="Consolas"/>
                <w:color w:val="000080"/>
                <w:sz w:val="18"/>
                <w:szCs w:val="18"/>
                <w:shd w:fill="f8f8f8" w:val="clear"/>
                <w:rtl w:val="0"/>
              </w:rPr>
              <w:t xml:space="preserve">&lt;span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"doc.end_date"</w:t>
            </w:r>
            <w:r w:rsidDel="00000000" w:rsidR="00000000" w:rsidRPr="00000000">
              <w:rPr>
                <w:rFonts w:ascii="Consolas" w:cs="Consolas" w:eastAsia="Consolas" w:hAnsi="Consolas"/>
                <w:color w:val="000080"/>
                <w:sz w:val="18"/>
                <w:szCs w:val="18"/>
                <w:shd w:fill="f8f8f8" w:val="clear"/>
                <w:rtl w:val="0"/>
              </w:rPr>
              <w:t xml:space="preserve">/&gt;&lt;/p&gt;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&lt;h3&gt;</w:t>
            </w:r>
            <w:r w:rsidDel="00000000" w:rsidR="00000000" w:rsidRPr="00000000">
              <w:rPr>
                <w:rFonts w:ascii="Consolas" w:cs="Consolas" w:eastAsia="Consolas" w:hAnsi="Consolas"/>
                <w:color w:val="333333"/>
                <w:sz w:val="18"/>
                <w:szCs w:val="18"/>
                <w:shd w:fill="f8f8f8" w:val="clear"/>
                <w:rtl w:val="0"/>
              </w:rPr>
              <w:t xml:space="preserve">Attendees:</w:t>
            </w:r>
            <w:r w:rsidDel="00000000" w:rsidR="00000000" w:rsidRPr="00000000">
              <w:rPr>
                <w:rFonts w:ascii="Consolas" w:cs="Consolas" w:eastAsia="Consolas" w:hAnsi="Consolas"/>
                <w:color w:val="000080"/>
                <w:sz w:val="18"/>
                <w:szCs w:val="18"/>
                <w:shd w:fill="f8f8f8" w:val="clear"/>
                <w:rtl w:val="0"/>
              </w:rPr>
              <w:t xml:space="preserve">&lt;/h3&gt;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"doc.attendee_ids"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"attendee"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&lt;li&gt;&lt;span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"attendee.name"</w:t>
            </w:r>
            <w:r w:rsidDel="00000000" w:rsidR="00000000" w:rsidRPr="00000000">
              <w:rPr>
                <w:rFonts w:ascii="Consolas" w:cs="Consolas" w:eastAsia="Consolas" w:hAnsi="Consolas"/>
                <w:color w:val="000080"/>
                <w:sz w:val="18"/>
                <w:szCs w:val="18"/>
                <w:shd w:fill="f8f8f8" w:val="clear"/>
                <w:rtl w:val="0"/>
              </w:rPr>
              <w:t xml:space="preserve">/&gt;&lt;/li&gt;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&lt;/template&gt;</w:t>
            </w:r>
            <w:r w:rsidDel="00000000" w:rsidR="00000000" w:rsidRPr="00000000">
              <w:rPr>
                <w:rtl w:val="0"/>
              </w:rPr>
            </w:r>
          </w:p>
        </w:tc>
      </w:tr>
    </w:tbl>
    <w:p w:rsidR="00000000" w:rsidDel="00000000" w:rsidP="00000000" w:rsidRDefault="00000000" w:rsidRPr="00000000" w14:paraId="000000C4">
      <w:pPr>
        <w:pageBreakBefore w:val="0"/>
        <w:rPr/>
      </w:pPr>
      <w:r w:rsidDel="00000000" w:rsidR="00000000" w:rsidRPr="00000000">
        <w:rPr>
          <w:rtl w:val="0"/>
        </w:rPr>
        <w:t xml:space="preserve">Com es pot veure, QWeb té una variable anomenada “docs”, que és la llista de registres a mostrar en l'informe.</w:t>
      </w:r>
    </w:p>
    <w:p w:rsidR="00000000" w:rsidDel="00000000" w:rsidP="00000000" w:rsidRDefault="00000000" w:rsidRPr="00000000" w14:paraId="000000C5">
      <w:pPr>
        <w:pStyle w:val="Heading1"/>
        <w:numPr>
          <w:ilvl w:val="0"/>
          <w:numId w:val="6"/>
        </w:numPr>
        <w:ind w:left="432"/>
      </w:pPr>
      <w:bookmarkStart w:colFirst="0" w:colLast="0" w:name="_z992p1tb2y9w" w:id="7"/>
      <w:bookmarkEnd w:id="7"/>
      <w:r w:rsidDel="00000000" w:rsidR="00000000" w:rsidRPr="00000000">
        <w:rPr>
          <w:rtl w:val="0"/>
        </w:rPr>
        <w:t xml:space="preserve">Herencia</w:t>
      </w:r>
    </w:p>
    <w:p w:rsidR="00000000" w:rsidDel="00000000" w:rsidP="00000000" w:rsidRDefault="00000000" w:rsidRPr="00000000" w14:paraId="000000C6">
      <w:pPr>
        <w:rPr/>
      </w:pPr>
      <w:r w:rsidDel="00000000" w:rsidR="00000000" w:rsidRPr="00000000">
        <w:rPr>
          <w:rtl w:val="0"/>
        </w:rPr>
        <w:t xml:space="preserve">Odoo proporciona mecanismos de herencia para las tres partes del MVC.  En el caso de la herencia en el modelo, el ORM permite 3 tipos: De clase, por prototipo y por delegación:</w:t>
      </w:r>
    </w:p>
    <w:p w:rsidR="00000000" w:rsidDel="00000000" w:rsidP="00000000" w:rsidRDefault="00000000" w:rsidRPr="00000000" w14:paraId="000000C7">
      <w:pPr>
        <w:rPr/>
      </w:pPr>
      <w:r w:rsidDel="00000000" w:rsidR="00000000" w:rsidRPr="00000000">
        <w:rPr>
          <w:rtl w:val="0"/>
        </w:rPr>
      </w:r>
    </w:p>
    <w:tbl>
      <w:tblPr>
        <w:tblStyle w:val="Table25"/>
        <w:tblW w:w="9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5595"/>
        <w:gridCol w:w="2730"/>
        <w:tblGridChange w:id="0">
          <w:tblGrid>
            <w:gridCol w:w="1410"/>
            <w:gridCol w:w="5595"/>
            <w:gridCol w:w="2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 Classe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Herència simple.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classe original queda ampliada per la nova classe.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Afig noves funcionalitats (atributs i / o mètodes) en la classe original.</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Les vistes definides sobre la classe original continuen funcionant.</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Permet sobreescriure mètodes de la classe original.</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continua mapeada en la mateixa taula que la classe original, ampliada amb els nous atributs que puga incorporar.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S'utilitza l'atribut </w:t>
            </w:r>
            <w:r w:rsidDel="00000000" w:rsidR="00000000" w:rsidRPr="00000000">
              <w:rPr>
                <w:b w:val="1"/>
                <w:rtl w:val="0"/>
              </w:rPr>
              <w:t xml:space="preserve">_inherit</w:t>
            </w:r>
            <w:r w:rsidDel="00000000" w:rsidR="00000000" w:rsidRPr="00000000">
              <w:rPr>
                <w:rtl w:val="0"/>
              </w:rPr>
              <w:t xml:space="preserve"> en la definició de la nova classe Python: </w:t>
            </w:r>
            <w:r w:rsidDel="00000000" w:rsidR="00000000" w:rsidRPr="00000000">
              <w:rPr>
                <w:b w:val="1"/>
                <w:rtl w:val="0"/>
              </w:rPr>
              <w:t xml:space="preserve">_inherit = obj</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El nom de la nova classe ha de continuar sent el mateix que el de la classe original: </w:t>
            </w:r>
            <w:r w:rsidDel="00000000" w:rsidR="00000000" w:rsidRPr="00000000">
              <w:rPr>
                <w:b w:val="1"/>
                <w:rtl w:val="0"/>
              </w:rPr>
              <w:t xml:space="preserve">_name = obj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Per Prototip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Herència simple.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Aprofita la definició de la classe original (com si fóra un «prototip»).</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classe original continua existint.</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Afig noves funcionalitats (atributs i / o mètodes) a les aportades per la classe original.</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Les vistes definides sobre la classe original no existeixen (cal dissenyar de nou).</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Permet sobreescriure mètodes de la classe original.</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queda mapeada en una nova taula.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S'utilitza l'atribut </w:t>
            </w:r>
            <w:r w:rsidDel="00000000" w:rsidR="00000000" w:rsidRPr="00000000">
              <w:rPr>
                <w:b w:val="1"/>
                <w:rtl w:val="0"/>
              </w:rPr>
              <w:t xml:space="preserve">_inherit</w:t>
            </w:r>
            <w:r w:rsidDel="00000000" w:rsidR="00000000" w:rsidRPr="00000000">
              <w:rPr>
                <w:rtl w:val="0"/>
              </w:rPr>
              <w:t xml:space="preserve"> en la definició de la nova classe Python: </w:t>
            </w:r>
            <w:r w:rsidDel="00000000" w:rsidR="00000000" w:rsidRPr="00000000">
              <w:rPr>
                <w:b w:val="1"/>
                <w:rtl w:val="0"/>
              </w:rPr>
              <w:t xml:space="preserve">_inherit = obj</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Cal indicar el nom de la nova classe: </w:t>
            </w:r>
            <w:r w:rsidDel="00000000" w:rsidR="00000000" w:rsidRPr="00000000">
              <w:rPr>
                <w:b w:val="1"/>
                <w:rtl w:val="0"/>
              </w:rPr>
              <w:t xml:space="preserve">_name = nuevo_nombre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Per Delegació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Herència simple o múltiple.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nova classe «delega» certs funcionaments a altres classes que incorpora en el seu interior.</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Els recursos de la nova classe contenen un recurs de cada classe de la qual deriven.</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Les classes base continuen existint.</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Afegir les funcionalitats pròpies (atributs i/o mètodes) que corresponga.</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Les vistes definides sobre les classes bases no existeixen en la nova classe.</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queda mapeada en diferents taules: una taula per als atributs propis, mentre que els recursos de les classes derivades resideixen en les taules corresponents a aquestes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S'utilitza l'atribut  </w:t>
            </w:r>
            <w:r w:rsidDel="00000000" w:rsidR="00000000" w:rsidRPr="00000000">
              <w:rPr>
                <w:b w:val="1"/>
                <w:rtl w:val="0"/>
              </w:rPr>
              <w:t xml:space="preserve">_inherits </w:t>
            </w:r>
            <w:r w:rsidDel="00000000" w:rsidR="00000000" w:rsidRPr="00000000">
              <w:rPr>
                <w:rtl w:val="0"/>
              </w:rPr>
              <w:t xml:space="preserve">en la definició de la nova classe Python:</w:t>
            </w:r>
            <w:r w:rsidDel="00000000" w:rsidR="00000000" w:rsidRPr="00000000">
              <w:rPr>
                <w:rtl w:val="0"/>
              </w:rPr>
              <w:t xml:space="preserve"> </w:t>
            </w:r>
            <w:r w:rsidDel="00000000" w:rsidR="00000000" w:rsidRPr="00000000">
              <w:rPr>
                <w:b w:val="1"/>
                <w:rtl w:val="0"/>
              </w:rPr>
              <w:t xml:space="preserve">_inherits =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Cal indicar el nom de la nova classe: </w:t>
            </w:r>
            <w:r w:rsidDel="00000000" w:rsidR="00000000" w:rsidRPr="00000000">
              <w:rPr>
                <w:b w:val="1"/>
                <w:rtl w:val="0"/>
              </w:rPr>
              <w:t xml:space="preserve">_name = nuevo_nombre</w:t>
            </w:r>
          </w:p>
        </w:tc>
      </w:tr>
    </w:tbl>
    <w:p w:rsidR="00000000" w:rsidDel="00000000" w:rsidP="00000000" w:rsidRDefault="00000000" w:rsidRPr="00000000" w14:paraId="000000E8">
      <w:pPr>
        <w:pageBreakBefore w:val="0"/>
        <w:ind w:left="0" w:firstLine="0"/>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Vegem quan cal usar cada tipus d'herència:</w:t>
      </w:r>
    </w:p>
    <w:p w:rsidR="00000000" w:rsidDel="00000000" w:rsidP="00000000" w:rsidRDefault="00000000" w:rsidRPr="00000000" w14:paraId="000000EA">
      <w:pPr>
        <w:pageBreakBefore w:val="0"/>
        <w:numPr>
          <w:ilvl w:val="0"/>
          <w:numId w:val="11"/>
        </w:numPr>
        <w:spacing w:after="0" w:afterAutospacing="0"/>
        <w:ind w:left="720" w:hanging="360"/>
        <w:rPr>
          <w:u w:val="none"/>
        </w:rPr>
      </w:pPr>
      <w:r w:rsidDel="00000000" w:rsidR="00000000" w:rsidRPr="00000000">
        <w:rPr>
          <w:rtl w:val="0"/>
        </w:rPr>
        <w:t xml:space="preserve">Odoo és un programa que ja existeix, per tant, a l'hora de programar és diferent de quan ho fem des de 0 encara que usem un framework. </w:t>
      </w:r>
      <w:r w:rsidDel="00000000" w:rsidR="00000000" w:rsidRPr="00000000">
        <w:rPr>
          <w:b w:val="1"/>
          <w:u w:val="single"/>
          <w:rtl w:val="0"/>
        </w:rPr>
        <w:t xml:space="preserve">En general no necessitem crear coses totalment noves, tan sols ampliar algunes funcionalitats d'Odoo. Per tant, l'herència més utilitzada és l'herència de classe.</w:t>
      </w:r>
      <w:r w:rsidDel="00000000" w:rsidR="00000000" w:rsidRPr="00000000">
        <w:rPr>
          <w:rtl w:val="0"/>
        </w:rPr>
        <w:t xml:space="preserve"> Aquesta amplia una classe existent, però aquesta classe continua funcionant com abans i totes les vista i relacions romanen.</w:t>
      </w:r>
    </w:p>
    <w:p w:rsidR="00000000" w:rsidDel="00000000" w:rsidP="00000000" w:rsidRDefault="00000000" w:rsidRPr="00000000" w14:paraId="000000EB">
      <w:pPr>
        <w:pageBreakBefore w:val="0"/>
        <w:numPr>
          <w:ilvl w:val="0"/>
          <w:numId w:val="11"/>
        </w:numPr>
        <w:spacing w:after="0" w:afterAutospacing="0" w:before="0" w:beforeAutospacing="0"/>
        <w:ind w:left="720" w:hanging="360"/>
        <w:rPr>
          <w:u w:val="none"/>
        </w:rPr>
      </w:pPr>
      <w:r w:rsidDel="00000000" w:rsidR="00000000" w:rsidRPr="00000000">
        <w:rPr>
          <w:rtl w:val="0"/>
        </w:rPr>
        <w:t xml:space="preserve">Usarem l'herència per prototip quan volem fer una cosa més semblant a l'herència dels llenguatges de programació. Aquesta no modifica l'original, però obliga a crear les vistes i les relacions des de zero.</w:t>
      </w:r>
    </w:p>
    <w:p w:rsidR="00000000" w:rsidDel="00000000" w:rsidP="00000000" w:rsidRDefault="00000000" w:rsidRPr="00000000" w14:paraId="000000EC">
      <w:pPr>
        <w:pageBreakBefore w:val="0"/>
        <w:numPr>
          <w:ilvl w:val="0"/>
          <w:numId w:val="11"/>
        </w:numPr>
        <w:spacing w:after="0" w:afterAutospacing="0" w:before="0" w:beforeAutospacing="0"/>
        <w:ind w:left="720" w:hanging="360"/>
        <w:rPr>
          <w:u w:val="none"/>
        </w:rPr>
      </w:pPr>
      <w:r w:rsidDel="00000000" w:rsidR="00000000" w:rsidRPr="00000000">
        <w:rPr>
          <w:rtl w:val="0"/>
        </w:rPr>
        <w:t xml:space="preserve">L'herència per delegació serveix per a aprofitar els “fields” i funcions d'altres models en els nostres. Quan creguem un registre d'un model heretat d'aquesta manera, es crega també en el model pare un registre al qual està relacionat amb un “Many2one”. </w:t>
      </w:r>
    </w:p>
    <w:p w:rsidR="00000000" w:rsidDel="00000000" w:rsidP="00000000" w:rsidRDefault="00000000" w:rsidRPr="00000000" w14:paraId="000000ED">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El funcionament és semblant a posar manualment aqueix “Many2one” i tots els “fields” com “related”.</w:t>
      </w:r>
    </w:p>
    <w:p w:rsidR="00000000" w:rsidDel="00000000" w:rsidP="00000000" w:rsidRDefault="00000000" w:rsidRPr="00000000" w14:paraId="000000EE">
      <w:pPr>
        <w:numPr>
          <w:ilvl w:val="1"/>
          <w:numId w:val="11"/>
        </w:numPr>
        <w:spacing w:before="0" w:beforeAutospacing="0"/>
        <w:ind w:left="1440" w:hanging="360"/>
      </w:pPr>
      <w:r w:rsidDel="00000000" w:rsidR="00000000" w:rsidRPr="00000000">
        <w:rPr>
          <w:rtl w:val="0"/>
        </w:rPr>
        <w:t xml:space="preserve">Un exemple fàcil d'entendre és el cas entre “product.template” i “product.product”, que hereta d'aquest. Amb aquesta estructura, es pot fer un producte base i després amb “product.product” es pot fer un producte per a cada talla i color, per exemple.</w:t>
      </w:r>
    </w:p>
    <w:p w:rsidR="00000000" w:rsidDel="00000000" w:rsidP="00000000" w:rsidRDefault="00000000" w:rsidRPr="00000000" w14:paraId="000000EF">
      <w:pPr>
        <w:pageBreakBefore w:val="0"/>
        <w:ind w:left="0" w:firstLine="0"/>
        <w:rPr/>
      </w:pPr>
      <w:r w:rsidDel="00000000" w:rsidR="00000000" w:rsidRPr="00000000">
        <w:rPr>
          <w:rtl w:val="0"/>
        </w:rPr>
      </w:r>
    </w:p>
    <w:p w:rsidR="00000000" w:rsidDel="00000000" w:rsidP="00000000" w:rsidRDefault="00000000" w:rsidRPr="00000000" w14:paraId="000000F0">
      <w:pPr>
        <w:pageBreakBefore w:val="0"/>
        <w:ind w:left="0" w:firstLine="0"/>
        <w:rPr/>
      </w:pPr>
      <w:r w:rsidDel="00000000" w:rsidR="00000000" w:rsidRPr="00000000">
        <w:rPr>
          <w:rtl w:val="0"/>
        </w:rPr>
      </w:r>
    </w:p>
    <w:p w:rsidR="00000000" w:rsidDel="00000000" w:rsidP="00000000" w:rsidRDefault="00000000" w:rsidRPr="00000000" w14:paraId="000000F1">
      <w:pPr>
        <w:pageBreakBefore w:val="0"/>
        <w:ind w:left="0" w:firstLine="0"/>
        <w:rPr/>
      </w:pPr>
      <w:r w:rsidDel="00000000" w:rsidR="00000000" w:rsidRPr="00000000">
        <w:rPr>
          <w:rtl w:val="0"/>
        </w:rPr>
      </w:r>
    </w:p>
    <w:p w:rsidR="00000000" w:rsidDel="00000000" w:rsidP="00000000" w:rsidRDefault="00000000" w:rsidRPr="00000000" w14:paraId="000000F2">
      <w:pPr>
        <w:pageBreakBefore w:val="0"/>
        <w:ind w:left="0" w:firstLine="0"/>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Vegem un exemple de cada tipus d'herència:</w:t>
      </w:r>
      <w:r w:rsidDel="00000000" w:rsidR="00000000" w:rsidRPr="00000000">
        <w:rPr>
          <w:rtl w:val="0"/>
        </w:rPr>
      </w:r>
    </w:p>
    <w:tbl>
      <w:tblPr>
        <w:tblStyle w:val="Table2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res_partner</w:t>
            </w:r>
            <w:r w:rsidDel="00000000" w:rsidR="00000000" w:rsidRPr="00000000">
              <w:rPr>
                <w:rFonts w:ascii="Consolas" w:cs="Consolas" w:eastAsia="Consolas" w:hAnsi="Consolas"/>
                <w:color w:val="333333"/>
                <w:sz w:val="18"/>
                <w:szCs w:val="18"/>
                <w:shd w:fill="f8f8f8" w:val="clear"/>
                <w:rtl w:val="0"/>
              </w:rPr>
              <w:t xml:space="preserve">(Models.model):  </w:t>
            </w:r>
            <w:r w:rsidDel="00000000" w:rsidR="00000000" w:rsidRPr="00000000">
              <w:rPr>
                <w:rFonts w:ascii="Consolas" w:cs="Consolas" w:eastAsia="Consolas" w:hAnsi="Consolas"/>
                <w:i w:val="1"/>
                <w:color w:val="999988"/>
                <w:sz w:val="18"/>
                <w:szCs w:val="18"/>
                <w:shd w:fill="f8f8f8" w:val="clear"/>
                <w:rtl w:val="0"/>
              </w:rPr>
              <w:t xml:space="preserve"># De clase</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br w:type="textWrapping"/>
              <w:t xml:space="preserve">  _inherit = </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br w:type="textWrapping"/>
              <w:t xml:space="preserve">  debit_limit = fields.float(</w:t>
            </w:r>
            <w:r w:rsidDel="00000000" w:rsidR="00000000" w:rsidRPr="00000000">
              <w:rPr>
                <w:rFonts w:ascii="Consolas" w:cs="Consolas" w:eastAsia="Consolas" w:hAnsi="Consolas"/>
                <w:color w:val="dd1144"/>
                <w:sz w:val="18"/>
                <w:szCs w:val="18"/>
                <w:shd w:fill="f8f8f8" w:val="clear"/>
                <w:rtl w:val="0"/>
              </w:rPr>
              <w:t xml:space="preserve">'Payable limit'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w:t>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res_alarm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Clase padre</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 </w:t>
            </w:r>
            <w:r w:rsidDel="00000000" w:rsidR="00000000" w:rsidRPr="00000000">
              <w:rPr>
                <w:rFonts w:ascii="Consolas" w:cs="Consolas" w:eastAsia="Consolas" w:hAnsi="Consolas"/>
                <w:color w:val="333333"/>
                <w:sz w:val="18"/>
                <w:szCs w:val="18"/>
                <w:shd w:fill="f8f8f8" w:val="clear"/>
                <w:rtl w:val="0"/>
              </w:rPr>
              <w:t xml:space="preserve"> </w:t>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calendar_alarm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Por prototipo</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'calendar.alarm'</w:t>
            </w:r>
            <w:r w:rsidDel="00000000" w:rsidR="00000000" w:rsidRPr="00000000">
              <w:rPr>
                <w:rFonts w:ascii="Consolas" w:cs="Consolas" w:eastAsia="Consolas" w:hAnsi="Consolas"/>
                <w:color w:val="333333"/>
                <w:sz w:val="18"/>
                <w:szCs w:val="18"/>
                <w:shd w:fill="f8f8f8" w:val="clear"/>
                <w:rtl w:val="0"/>
              </w:rPr>
              <w:br w:type="textWrapping"/>
              <w:t xml:space="preserve">    _inherit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 </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calendar_alarm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Por delegación</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'calendar.alarm'</w:t>
            </w:r>
            <w:r w:rsidDel="00000000" w:rsidR="00000000" w:rsidRPr="00000000">
              <w:rPr>
                <w:rFonts w:ascii="Consolas" w:cs="Consolas" w:eastAsia="Consolas" w:hAnsi="Consolas"/>
                <w:color w:val="333333"/>
                <w:sz w:val="18"/>
                <w:szCs w:val="18"/>
                <w:shd w:fill="f8f8f8" w:val="clear"/>
                <w:rtl w:val="0"/>
              </w:rPr>
              <w:br w:type="textWrapping"/>
              <w:t xml:space="preserve">   _inherits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'alarm_id'</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w:t>
            </w:r>
            <w:r w:rsidDel="00000000" w:rsidR="00000000" w:rsidRPr="00000000">
              <w:rPr>
                <w:rtl w:val="0"/>
              </w:rPr>
            </w:r>
          </w:p>
        </w:tc>
      </w:tr>
    </w:tbl>
    <w:p w:rsidR="00000000" w:rsidDel="00000000" w:rsidP="00000000" w:rsidRDefault="00000000" w:rsidRPr="00000000" w14:paraId="000000F5">
      <w:pPr>
        <w:pageBreakBefore w:val="0"/>
        <w:ind w:left="0" w:firstLine="0"/>
        <w:rPr/>
      </w:pPr>
      <w:r w:rsidDel="00000000" w:rsidR="00000000" w:rsidRPr="00000000">
        <w:rPr>
          <w:rtl w:val="0"/>
        </w:rPr>
      </w:r>
    </w:p>
    <w:p w:rsidR="00000000" w:rsidDel="00000000" w:rsidP="00000000" w:rsidRDefault="00000000" w:rsidRPr="00000000" w14:paraId="000000F6">
      <w:pPr>
        <w:pageBreakBefore w:val="0"/>
        <w:ind w:left="0" w:firstLine="0"/>
        <w:rPr/>
      </w:pPr>
      <w:r w:rsidDel="00000000" w:rsidR="00000000" w:rsidRPr="00000000">
        <w:rPr>
          <w:rtl w:val="0"/>
        </w:rPr>
        <w:t xml:space="preserve">Si es fa herència de classe i s'afigen “fields” que volem veure, cal ampliar la vista existent. Per a això usarem un “rècord” en XML amb una sintaxi especial. El primer és afegir aquesta etiqueta:</w:t>
      </w:r>
      <w:r w:rsidDel="00000000" w:rsidR="00000000" w:rsidRPr="00000000">
        <w:rPr>
          <w:rtl w:val="0"/>
        </w:rPr>
      </w:r>
    </w:p>
    <w:tbl>
      <w:tblPr>
        <w:tblStyle w:val="Table2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"inherit_id"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"modulo.id_xml_vista_padre"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F8">
      <w:pPr>
        <w:rPr/>
      </w:pPr>
      <w:r w:rsidDel="00000000" w:rsidR="00000000" w:rsidRPr="00000000">
        <w:rPr>
          <w:rtl w:val="0"/>
        </w:rPr>
        <w:t xml:space="preserve">Després, en el “&lt;arch&gt;” no cal declarar una vista completa, sinó una etiqueta que ja existisca en la vista pare i què fer amb aqueixa etiqueta.</w:t>
      </w:r>
    </w:p>
    <w:p w:rsidR="00000000" w:rsidDel="00000000" w:rsidP="00000000" w:rsidRDefault="00000000" w:rsidRPr="00000000" w14:paraId="000000F9">
      <w:pPr>
        <w:rPr/>
      </w:pPr>
      <w:r w:rsidDel="00000000" w:rsidR="00000000" w:rsidRPr="00000000">
        <w:rPr>
          <w:rtl w:val="0"/>
        </w:rPr>
        <w:t xml:space="preserve">El que es pot fer és:</w:t>
      </w:r>
    </w:p>
    <w:p w:rsidR="00000000" w:rsidDel="00000000" w:rsidP="00000000" w:rsidRDefault="00000000" w:rsidRPr="00000000" w14:paraId="000000FA">
      <w:pPr>
        <w:numPr>
          <w:ilvl w:val="0"/>
          <w:numId w:val="2"/>
        </w:numPr>
        <w:ind w:left="720" w:hanging="360"/>
      </w:pPr>
      <w:r w:rsidDel="00000000" w:rsidR="00000000" w:rsidRPr="00000000">
        <w:rPr>
          <w:b w:val="1"/>
          <w:rtl w:val="0"/>
        </w:rPr>
        <w:t xml:space="preserve">inside (per defecte):</w:t>
      </w:r>
      <w:r w:rsidDel="00000000" w:rsidR="00000000" w:rsidRPr="00000000">
        <w:rPr>
          <w:rtl w:val="0"/>
        </w:rPr>
        <w:t xml:space="preserve"> els valors s'afigen dins de l'etiqueta.</w:t>
      </w:r>
    </w:p>
    <w:p w:rsidR="00000000" w:rsidDel="00000000" w:rsidP="00000000" w:rsidRDefault="00000000" w:rsidRPr="00000000" w14:paraId="000000FB">
      <w:pPr>
        <w:numPr>
          <w:ilvl w:val="0"/>
          <w:numId w:val="2"/>
        </w:numPr>
        <w:ind w:left="720" w:hanging="360"/>
      </w:pPr>
      <w:r w:rsidDel="00000000" w:rsidR="00000000" w:rsidRPr="00000000">
        <w:rPr>
          <w:b w:val="1"/>
          <w:rtl w:val="0"/>
        </w:rPr>
        <w:t xml:space="preserve">after:</w:t>
      </w:r>
      <w:r w:rsidDel="00000000" w:rsidR="00000000" w:rsidRPr="00000000">
        <w:rPr>
          <w:rtl w:val="0"/>
        </w:rPr>
        <w:t xml:space="preserve"> afig el contingut després de l'etiqueta.</w:t>
      </w:r>
    </w:p>
    <w:p w:rsidR="00000000" w:rsidDel="00000000" w:rsidP="00000000" w:rsidRDefault="00000000" w:rsidRPr="00000000" w14:paraId="000000FC">
      <w:pPr>
        <w:numPr>
          <w:ilvl w:val="0"/>
          <w:numId w:val="2"/>
        </w:numPr>
        <w:ind w:left="720" w:hanging="360"/>
      </w:pPr>
      <w:r w:rsidDel="00000000" w:rsidR="00000000" w:rsidRPr="00000000">
        <w:rPr>
          <w:b w:val="1"/>
          <w:rtl w:val="0"/>
        </w:rPr>
        <w:t xml:space="preserve">before:</w:t>
      </w:r>
      <w:r w:rsidDel="00000000" w:rsidR="00000000" w:rsidRPr="00000000">
        <w:rPr>
          <w:rtl w:val="0"/>
        </w:rPr>
        <w:t xml:space="preserve"> afig el contingut abans de l'etiqueta.</w:t>
      </w:r>
    </w:p>
    <w:p w:rsidR="00000000" w:rsidDel="00000000" w:rsidP="00000000" w:rsidRDefault="00000000" w:rsidRPr="00000000" w14:paraId="000000FD">
      <w:pPr>
        <w:numPr>
          <w:ilvl w:val="0"/>
          <w:numId w:val="2"/>
        </w:numPr>
        <w:ind w:left="720" w:hanging="360"/>
      </w:pPr>
      <w:r w:rsidDel="00000000" w:rsidR="00000000" w:rsidRPr="00000000">
        <w:rPr>
          <w:b w:val="1"/>
          <w:rtl w:val="0"/>
        </w:rPr>
        <w:t xml:space="preserve">replace:</w:t>
      </w:r>
      <w:r w:rsidDel="00000000" w:rsidR="00000000" w:rsidRPr="00000000">
        <w:rPr>
          <w:rtl w:val="0"/>
        </w:rPr>
        <w:t xml:space="preserve"> reemplaça el contingut de l'etiqueta.</w:t>
      </w:r>
    </w:p>
    <w:p w:rsidR="00000000" w:rsidDel="00000000" w:rsidP="00000000" w:rsidRDefault="00000000" w:rsidRPr="00000000" w14:paraId="000000FE">
      <w:pPr>
        <w:numPr>
          <w:ilvl w:val="0"/>
          <w:numId w:val="2"/>
        </w:numPr>
        <w:ind w:left="720" w:hanging="360"/>
      </w:pPr>
      <w:r w:rsidDel="00000000" w:rsidR="00000000" w:rsidRPr="00000000">
        <w:rPr>
          <w:b w:val="1"/>
          <w:rtl w:val="0"/>
        </w:rPr>
        <w:t xml:space="preserve">attributes:</w:t>
      </w:r>
      <w:r w:rsidDel="00000000" w:rsidR="00000000" w:rsidRPr="00000000">
        <w:rPr>
          <w:rtl w:val="0"/>
        </w:rPr>
        <w:t xml:space="preserve"> modifica els atributs.</w:t>
      </w:r>
    </w:p>
    <w:p w:rsidR="00000000" w:rsidDel="00000000" w:rsidP="00000000" w:rsidRDefault="00000000" w:rsidRPr="00000000" w14:paraId="000000FF">
      <w:pPr>
        <w:pageBreakBefore w:val="0"/>
        <w:ind w:left="0" w:firstLine="0"/>
        <w:rPr/>
      </w:pPr>
      <w:r w:rsidDel="00000000" w:rsidR="00000000" w:rsidRPr="00000000">
        <w:rPr>
          <w:rtl w:val="0"/>
        </w:rPr>
      </w:r>
    </w:p>
    <w:p w:rsidR="00000000" w:rsidDel="00000000" w:rsidP="00000000" w:rsidRDefault="00000000" w:rsidRPr="00000000" w14:paraId="00000100">
      <w:pPr>
        <w:pageBreakBefore w:val="0"/>
        <w:ind w:left="0" w:firstLine="0"/>
        <w:rPr/>
      </w:pPr>
      <w:r w:rsidDel="00000000" w:rsidR="00000000" w:rsidRPr="00000000">
        <w:rPr>
          <w:rtl w:val="0"/>
        </w:rPr>
        <w:t xml:space="preserve">Vegem alguns exemples:</w:t>
      </w:r>
      <w:r w:rsidDel="00000000" w:rsidR="00000000" w:rsidRPr="00000000">
        <w:rPr>
          <w:rtl w:val="0"/>
        </w:rPr>
      </w:r>
    </w:p>
    <w:tbl>
      <w:tblPr>
        <w:tblStyle w:val="Table2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"campo1"</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"after"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"nuevo_campo1"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"campo2"</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"replace"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"camp03"</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"nuevo_campo3"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&lt;xpath </w:t>
            </w:r>
            <w:r w:rsidDel="00000000" w:rsidR="00000000" w:rsidRPr="00000000">
              <w:rPr>
                <w:rFonts w:ascii="Consolas" w:cs="Consolas" w:eastAsia="Consolas" w:hAnsi="Consolas"/>
                <w:color w:val="008080"/>
                <w:sz w:val="18"/>
                <w:szCs w:val="18"/>
                <w:shd w:fill="f8f8f8" w:val="clear"/>
                <w:rtl w:val="0"/>
              </w:rPr>
              <w:t xml:space="preserve">expr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"//field[@name='order_line']/tree/field[@name='price_unit']"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&lt;xpath </w:t>
            </w:r>
            <w:r w:rsidDel="00000000" w:rsidR="00000000" w:rsidRPr="00000000">
              <w:rPr>
                <w:rFonts w:ascii="Consolas" w:cs="Consolas" w:eastAsia="Consolas" w:hAnsi="Consolas"/>
                <w:color w:val="008080"/>
                <w:sz w:val="18"/>
                <w:szCs w:val="18"/>
                <w:shd w:fill="f8f8f8" w:val="clear"/>
                <w:rtl w:val="0"/>
              </w:rPr>
              <w:t xml:space="preserve">expr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&lt;/xpath&gt;</w:t>
            </w:r>
            <w:r w:rsidDel="00000000" w:rsidR="00000000" w:rsidRPr="00000000">
              <w:rPr>
                <w:rtl w:val="0"/>
              </w:rPr>
            </w:r>
          </w:p>
        </w:tc>
      </w:tr>
    </w:tbl>
    <w:p w:rsidR="00000000" w:rsidDel="00000000" w:rsidP="00000000" w:rsidRDefault="00000000" w:rsidRPr="00000000" w14:paraId="00000102">
      <w:pPr>
        <w:pageBreakBefore w:val="0"/>
        <w:ind w:left="0" w:firstLine="0"/>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Com es pot veure en l'exemple, es pot usar l'etiqueta</w:t>
      </w:r>
      <w:r w:rsidDel="00000000" w:rsidR="00000000" w:rsidRPr="00000000">
        <w:rPr>
          <w:rtl w:val="0"/>
        </w:rPr>
        <w:t xml:space="preserve"> “&lt;xpath&gt;” per a trobar etiquetes més difícils de referenciar o que estiguen repetides.</w:t>
      </w:r>
    </w:p>
    <w:p w:rsidR="00000000" w:rsidDel="00000000" w:rsidP="00000000" w:rsidRDefault="00000000" w:rsidRPr="00000000" w14:paraId="00000104">
      <w:pPr>
        <w:rPr/>
      </w:pPr>
      <w:r w:rsidDel="00000000" w:rsidR="00000000" w:rsidRPr="00000000">
        <w:rPr>
          <w:rtl w:val="0"/>
        </w:rPr>
        <w:t xml:space="preserve">És possible que tinguem una herència de classe en el model, però no vulguem usar res de la vista original en un altre menú. Per a això podem especificar per a cada “action” les vistes a les quals està associat.</w:t>
      </w:r>
    </w:p>
    <w:p w:rsidR="00000000" w:rsidDel="00000000" w:rsidP="00000000" w:rsidRDefault="00000000" w:rsidRPr="00000000" w14:paraId="00000105">
      <w:pPr>
        <w:rPr/>
      </w:pPr>
      <w:r w:rsidDel="00000000" w:rsidR="00000000" w:rsidRPr="00000000">
        <w:rPr>
          <w:rtl w:val="0"/>
        </w:rPr>
        <w:t xml:space="preserve">Odoo quan mostrarà alguna cosa que li indica un “action”, cerca la vista que li correspon. En cas de no trobar-la, cerca la vista d'aqueix model amb més prioritat. Per tant, dins del “action”:</w:t>
      </w:r>
    </w:p>
    <w:tbl>
      <w:tblPr>
        <w:tblStyle w:val="Table2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"[(5, 0, 0),(0, 0, {'view_mode': 'tree', 'view_id': ref('tree_external_id')}),(0, 0, {'view_mode': 'form', 'view_id': ref('form_external_id')}),]"</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07">
      <w:pPr>
        <w:rPr/>
      </w:pPr>
      <w:r w:rsidDel="00000000" w:rsidR="00000000" w:rsidRPr="00000000">
        <w:rPr>
          <w:rtl w:val="0"/>
        </w:rPr>
        <w:t xml:space="preserve">Això generarà en la taula intermèdia del “Many2many” amb les vistes les relacions que consultarà Odoo abans de triar una vista per prioritat.</w:t>
      </w:r>
      <w:r w:rsidDel="00000000" w:rsidR="00000000" w:rsidRPr="00000000">
        <w:rPr>
          <w:rtl w:val="0"/>
        </w:rPr>
      </w:r>
    </w:p>
    <w:p w:rsidR="00000000" w:rsidDel="00000000" w:rsidP="00000000" w:rsidRDefault="00000000" w:rsidRPr="00000000" w14:paraId="00000108">
      <w:pPr>
        <w:pStyle w:val="Heading1"/>
        <w:pageBreakBefore w:val="0"/>
        <w:numPr>
          <w:ilvl w:val="0"/>
          <w:numId w:val="6"/>
        </w:numPr>
        <w:ind w:left="432" w:right="0"/>
        <w:rPr/>
      </w:pPr>
      <w:bookmarkStart w:colFirst="0" w:colLast="0" w:name="_29jvgr1o1793" w:id="8"/>
      <w:bookmarkEnd w:id="8"/>
      <w:r w:rsidDel="00000000" w:rsidR="00000000" w:rsidRPr="00000000">
        <w:rPr>
          <w:rtl w:val="0"/>
        </w:rPr>
        <w:t xml:space="preserve">Wizards (Asistents)</w:t>
      </w:r>
    </w:p>
    <w:p w:rsidR="00000000" w:rsidDel="00000000" w:rsidP="00000000" w:rsidRDefault="00000000" w:rsidRPr="00000000" w14:paraId="00000109">
      <w:pPr>
        <w:pageBreakBefore w:val="0"/>
        <w:rPr/>
      </w:pPr>
      <w:r w:rsidDel="00000000" w:rsidR="00000000" w:rsidRPr="00000000">
        <w:rPr>
          <w:rtl w:val="0"/>
        </w:rPr>
        <w:t xml:space="preserve">Un “wizard” és un assistent que ens ajuda pas a pas a realitzar alguna gestió en Odoo. Els formularis són suficients per a introduir dades, però a vegades poden ser poc intuïtius o confusos.</w:t>
      </w:r>
    </w:p>
    <w:p w:rsidR="00000000" w:rsidDel="00000000" w:rsidP="00000000" w:rsidRDefault="00000000" w:rsidRPr="00000000" w14:paraId="0000010A">
      <w:pPr>
        <w:pageBreakBefore w:val="0"/>
        <w:rPr/>
      </w:pPr>
      <w:r w:rsidDel="00000000" w:rsidR="00000000" w:rsidRPr="00000000">
        <w:rPr>
          <w:rtl w:val="0"/>
        </w:rPr>
        <w:t xml:space="preserve">En realitat, un “wizard” no utilitza cap tecnologia específica que no utilitzen altres parts d'Odoo. Es tracta d'un formulari mostrat generalment en una finestra modal per damunt de la finestra principal. Les dades d'aqueix formulari no són permanents en la base de dades, ja que aquest només és una ajuda per a, finalment, modificar la base de dades quan acabem amb assistent.</w:t>
      </w:r>
    </w:p>
    <w:p w:rsidR="00000000" w:rsidDel="00000000" w:rsidP="00000000" w:rsidRDefault="00000000" w:rsidRPr="00000000" w14:paraId="0000010B">
      <w:pPr>
        <w:pageBreakBefore w:val="0"/>
        <w:rPr/>
      </w:pPr>
      <w:r w:rsidDel="00000000" w:rsidR="00000000" w:rsidRPr="00000000">
        <w:rPr>
          <w:rtl w:val="0"/>
        </w:rPr>
        <w:t xml:space="preserve">Per a fer aqueixes dades no persistents s'usa un tipus de model anomenat “</w:t>
      </w:r>
      <w:r w:rsidDel="00000000" w:rsidR="00000000" w:rsidRPr="00000000">
        <w:rPr>
          <w:b w:val="1"/>
          <w:rtl w:val="0"/>
        </w:rPr>
        <w:t xml:space="preserve">TransientModel</w:t>
      </w:r>
      <w:r w:rsidDel="00000000" w:rsidR="00000000" w:rsidRPr="00000000">
        <w:rPr>
          <w:rtl w:val="0"/>
        </w:rPr>
        <w:t xml:space="preserve">”. Aquest es guarda temporalment en la base de dades i és accessible solo durant l'execució del “wizard”.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sz w:val="20"/>
          <w:szCs w:val="2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sz w:val="20"/>
          <w:szCs w:val="20"/>
          <w:rtl w:val="0"/>
        </w:rPr>
        <w:t xml:space="preserve"> </w:t>
      </w:r>
      <w:r w:rsidDel="00000000" w:rsidR="00000000" w:rsidRPr="00000000">
        <w:rPr>
          <w:rtl w:val="0"/>
        </w:rPr>
        <w:t xml:space="preserve">d</w:t>
      </w:r>
      <w:r w:rsidDel="00000000" w:rsidR="00000000" w:rsidRPr="00000000">
        <w:rPr>
          <w:rtl w:val="0"/>
        </w:rPr>
        <w:t xml:space="preserve">els “wizard”, el més nou són els “TransientModel”. Però aquest apartat ens servirà per a fer un recopilatori de les tècniques vistes en aquestes unitats com són els “actions”, “onchange”, “buttons”, “context”, etc. A més, els estudiarem des d'un altre punt de vista i de formes més avançades en alguns casos.</w:t>
      </w:r>
      <w:r w:rsidDel="00000000" w:rsidR="00000000" w:rsidRPr="00000000">
        <w:rPr>
          <w:sz w:val="20"/>
          <w:szCs w:val="20"/>
          <w:rtl w:val="0"/>
        </w:rPr>
        <w:t xml:space="preserve"> </w:t>
      </w:r>
    </w:p>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ageBreakBefore w:val="0"/>
        <w:rPr/>
      </w:pPr>
      <w:r w:rsidDel="00000000" w:rsidR="00000000" w:rsidRPr="00000000">
        <w:rPr>
          <w:rtl w:val="0"/>
        </w:rPr>
        <w:t xml:space="preserve">“TransientModel” té les següents característiques i limitacions:</w:t>
      </w:r>
    </w:p>
    <w:p w:rsidR="00000000" w:rsidDel="00000000" w:rsidP="00000000" w:rsidRDefault="00000000" w:rsidRPr="00000000" w14:paraId="0000010F">
      <w:pPr>
        <w:pageBreakBefore w:val="0"/>
        <w:numPr>
          <w:ilvl w:val="0"/>
          <w:numId w:val="5"/>
        </w:numPr>
        <w:spacing w:after="0" w:afterAutospacing="0"/>
        <w:ind w:left="720" w:hanging="360"/>
        <w:rPr>
          <w:u w:val="none"/>
        </w:rPr>
      </w:pPr>
      <w:r w:rsidDel="00000000" w:rsidR="00000000" w:rsidRPr="00000000">
        <w:rPr>
          <w:rtl w:val="0"/>
        </w:rPr>
        <w:t xml:space="preserve">No és permanent en la base de dades i no hem de preocupar-nos d'esborrar els registres temporals.</w:t>
      </w:r>
    </w:p>
    <w:p w:rsidR="00000000" w:rsidDel="00000000" w:rsidP="00000000" w:rsidRDefault="00000000" w:rsidRPr="00000000" w14:paraId="00000110">
      <w:pPr>
        <w:pageBreakBefore w:val="0"/>
        <w:numPr>
          <w:ilvl w:val="0"/>
          <w:numId w:val="5"/>
        </w:numPr>
        <w:spacing w:after="0" w:afterAutospacing="0" w:before="0" w:beforeAutospacing="0"/>
        <w:ind w:left="720" w:hanging="360"/>
        <w:rPr>
          <w:u w:val="none"/>
        </w:rPr>
      </w:pPr>
      <w:r w:rsidDel="00000000" w:rsidR="00000000" w:rsidRPr="00000000">
        <w:rPr>
          <w:rtl w:val="0"/>
        </w:rPr>
        <w:t xml:space="preserve">No necessitem permisos explícits per a poder accedir a aquests models.</w:t>
      </w:r>
    </w:p>
    <w:p w:rsidR="00000000" w:rsidDel="00000000" w:rsidP="00000000" w:rsidRDefault="00000000" w:rsidRPr="00000000" w14:paraId="00000111">
      <w:pPr>
        <w:numPr>
          <w:ilvl w:val="0"/>
          <w:numId w:val="5"/>
        </w:numPr>
        <w:spacing w:before="0" w:beforeAutospacing="0"/>
        <w:ind w:left="720" w:hanging="360"/>
      </w:pPr>
      <w:r w:rsidDel="00000000" w:rsidR="00000000" w:rsidRPr="00000000">
        <w:rPr>
          <w:rtl w:val="0"/>
        </w:rPr>
        <w:t xml:space="preserve">Poden tenir “Many2one” amb models permanents, però no al contrari (“One2Many”).</w:t>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pageBreakBefore w:val="0"/>
        <w:rPr/>
      </w:pPr>
      <w:r w:rsidDel="00000000" w:rsidR="00000000" w:rsidRPr="00000000">
        <w:rPr>
          <w:rtl w:val="0"/>
        </w:rPr>
        <w:t xml:space="preserve">Vegem un exemple complet:</w:t>
      </w:r>
    </w:p>
    <w:tbl>
      <w:tblPr>
        <w:tblStyle w:val="Table30"/>
        <w:tblW w:w="9720.0" w:type="dxa"/>
        <w:jc w:val="left"/>
        <w:tblInd w:w="115.0" w:type="dxa"/>
        <w:tblLayout w:type="fixed"/>
        <w:tblLook w:val="0600"/>
      </w:tblPr>
      <w:tblGrid>
        <w:gridCol w:w="9720"/>
        <w:tblGridChange w:id="0">
          <w:tblGrid>
            <w:gridCol w:w="972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course_wizard</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'school.course_wizard'</w:t>
            </w:r>
            <w:r w:rsidDel="00000000" w:rsidR="00000000" w:rsidRPr="00000000">
              <w:rPr>
                <w:rFonts w:ascii="Consolas" w:cs="Consolas" w:eastAsia="Consolas" w:hAnsi="Consolas"/>
                <w:color w:val="333333"/>
                <w:sz w:val="18"/>
                <w:szCs w:val="18"/>
                <w:shd w:fill="f8f8f8" w:val="clear"/>
                <w:rtl w:val="0"/>
              </w:rPr>
              <w:br w:type="textWrapping"/>
              <w:tab/>
              <w:t xml:space="preserve">state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'Enrollment'</w:t>
            </w:r>
            <w:r w:rsidDel="00000000" w:rsidR="00000000" w:rsidRPr="00000000">
              <w:rPr>
                <w:rFonts w:ascii="Consolas" w:cs="Consolas" w:eastAsia="Consolas" w:hAnsi="Consolas"/>
                <w:color w:val="333333"/>
                <w:sz w:val="18"/>
                <w:szCs w:val="18"/>
                <w:shd w:fill="f8f8f8" w:val="clear"/>
                <w:rtl w:val="0"/>
              </w:rPr>
              <w:t xml:space="preserve">)],default=</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name = fields.Char()</w:t>
              <w:br w:type="textWrapping"/>
              <w:tab/>
              <w:t xml:space="preserve">c_name = fields.Char(string=</w:t>
            </w:r>
            <w:r w:rsidDel="00000000" w:rsidR="00000000" w:rsidRPr="00000000">
              <w:rPr>
                <w:rFonts w:ascii="Consolas" w:cs="Consolas" w:eastAsia="Consolas" w:hAnsi="Consolas"/>
                <w:color w:val="dd1144"/>
                <w:sz w:val="18"/>
                <w:szCs w:val="18"/>
                <w:shd w:fill="f8f8f8" w:val="clear"/>
                <w:rtl w:val="0"/>
              </w:rPr>
              <w:t xml:space="preserve">'Classroom Name'</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c_level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)],string=</w:t>
            </w:r>
            <w:r w:rsidDel="00000000" w:rsidR="00000000" w:rsidRPr="00000000">
              <w:rPr>
                <w:rFonts w:ascii="Consolas" w:cs="Consolas" w:eastAsia="Consolas" w:hAnsi="Consolas"/>
                <w:color w:val="dd1144"/>
                <w:sz w:val="18"/>
                <w:szCs w:val="18"/>
                <w:shd w:fill="f8f8f8" w:val="clear"/>
                <w:rtl w:val="0"/>
              </w:rPr>
              <w:t xml:space="preserve">'Classroom Level'</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classrooms = fields.Many2many(</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s_name = fields.Char(string=</w:t>
            </w:r>
            <w:r w:rsidDel="00000000" w:rsidR="00000000" w:rsidRPr="00000000">
              <w:rPr>
                <w:rFonts w:ascii="Consolas" w:cs="Consolas" w:eastAsia="Consolas" w:hAnsi="Consolas"/>
                <w:color w:val="dd1144"/>
                <w:sz w:val="18"/>
                <w:szCs w:val="18"/>
                <w:shd w:fill="f8f8f8" w:val="clear"/>
                <w:rtl w:val="0"/>
              </w:rPr>
              <w:t xml:space="preserve">'Student Name'</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s_birth_year = fields.Integer(string=</w:t>
            </w:r>
            <w:r w:rsidDel="00000000" w:rsidR="00000000" w:rsidRPr="00000000">
              <w:rPr>
                <w:rFonts w:ascii="Consolas" w:cs="Consolas" w:eastAsia="Consolas" w:hAnsi="Consolas"/>
                <w:color w:val="dd1144"/>
                <w:sz w:val="18"/>
                <w:szCs w:val="18"/>
                <w:shd w:fill="f8f8f8" w:val="clear"/>
                <w:rtl w:val="0"/>
              </w:rPr>
              <w:t xml:space="preserve">'Student Birth Year'</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s_dni = fields.Char(string=</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students = fields.Many2many(</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r>
            <w:r w:rsidDel="00000000" w:rsidR="00000000" w:rsidRPr="00000000">
              <w:rPr>
                <w:rFonts w:ascii="Consolas" w:cs="Consolas" w:eastAsia="Consolas" w:hAnsi="Consolas"/>
                <w:b w:val="1"/>
                <w:color w:val="999999"/>
                <w:sz w:val="18"/>
                <w:szCs w:val="18"/>
                <w:shd w:fill="f8f8f8" w:val="clear"/>
                <w:rtl w:val="0"/>
              </w:rPr>
              <w:tab/>
              <w:t xml:space="preserve">@api.model</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action_course_wizard</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action = self.env.ref(</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333333"/>
                <w:sz w:val="18"/>
                <w:szCs w:val="18"/>
                <w:shd w:fill="f8f8f8" w:val="clear"/>
                <w:rtl w:val="0"/>
              </w:rPr>
              <w:t xml:space="preserve">).read()[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action</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next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previous</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add_classroom</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c.write({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:c.c_name,</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333333"/>
                <w:sz w:val="18"/>
                <w:szCs w:val="18"/>
                <w:shd w:fill="f8f8f8" w:val="clear"/>
                <w:rtl w:val="0"/>
              </w:rPr>
              <w:t xml:space="preserve">:c.c_level})]})</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add_student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c.write({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:c.s_name,</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:c.s_dni,</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333333"/>
                <w:sz w:val="18"/>
                <w:szCs w:val="18"/>
                <w:shd w:fill="f8f8f8" w:val="clear"/>
                <w:rtl w:val="0"/>
              </w:rPr>
              <w:t xml:space="preserve">:c.s_birth_year})]})</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333333"/>
                <w:sz w:val="18"/>
                <w:szCs w:val="18"/>
                <w:shd w:fill="f8f8f8" w:val="clear"/>
                <w:rtl w:val="0"/>
              </w:rPr>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commit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create_course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curs = c.env[</w:t>
            </w:r>
            <w:r w:rsidDel="00000000" w:rsidR="00000000" w:rsidRPr="00000000">
              <w:rPr>
                <w:rFonts w:ascii="Consolas" w:cs="Consolas" w:eastAsia="Consolas" w:hAnsi="Consolas"/>
                <w:color w:val="dd1144"/>
                <w:sz w:val="18"/>
                <w:szCs w:val="18"/>
                <w:shd w:fill="f8f8f8" w:val="clear"/>
                <w:rtl w:val="0"/>
              </w:rPr>
              <w:t xml:space="preserve">'school.course'</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c.name})</w:t>
              <w:br w:type="textWrapping"/>
              <w:t xml:space="preserve">        </w:t>
              <w:tab/>
              <w:t xml:space="preserve">students = []</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cl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c.classrooms:</w:t>
              <w:br w:type="textWrapping"/>
              <w:t xml:space="preserve">            </w:t>
              <w:tab/>
              <w:t xml:space="preserve">classroom = c.env[</w:t>
            </w:r>
            <w:r w:rsidDel="00000000" w:rsidR="00000000" w:rsidRPr="00000000">
              <w:rPr>
                <w:rFonts w:ascii="Consolas" w:cs="Consolas" w:eastAsia="Consolas" w:hAnsi="Consolas"/>
                <w:color w:val="dd1144"/>
                <w:sz w:val="18"/>
                <w:szCs w:val="18"/>
                <w:shd w:fill="f8f8f8" w:val="clear"/>
                <w:rtl w:val="0"/>
              </w:rPr>
              <w:t xml:space="preserve">'school.classroom'</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:cl.name,</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:curs.id,</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333333"/>
                <w:sz w:val="18"/>
                <w:szCs w:val="18"/>
                <w:shd w:fill="f8f8f8" w:val="clear"/>
                <w:rtl w:val="0"/>
              </w:rPr>
              <w:t xml:space="preserve">:cl.level})</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st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cl.students:</w:t>
              <w:br w:type="textWrapping"/>
              <w:t xml:space="preserve">                </w:t>
              <w:tab/>
              <w:t xml:space="preserve">student=c.env[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st.name,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 st.dni,</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333333"/>
                <w:sz w:val="18"/>
                <w:szCs w:val="18"/>
                <w:shd w:fill="f8f8f8" w:val="clear"/>
                <w:rtl w:val="0"/>
              </w:rPr>
              <w:t xml:space="preserve">: st.birth_year,</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'is_student'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333333"/>
                <w:sz w:val="18"/>
                <w:szCs w:val="18"/>
                <w:shd w:fill="f8f8f8" w:val="clear"/>
                <w:rtl w:val="0"/>
              </w:rPr>
              <w:t xml:space="preserve">: classroom.id</w:t>
              <w:br w:type="textWrapping"/>
              <w:t xml:space="preserve">                                                     </w:t>
              <w:tab/>
              <w:t xml:space="preserve">})</w:t>
              <w:br w:type="textWrapping"/>
              <w:t xml:space="preserve">                </w:t>
              <w:tab/>
              <w:t xml:space="preserve">students.append(student.id)</w:t>
              <w:br w:type="textWrapping"/>
              <w:t xml:space="preserve">        </w:t>
              <w:tab/>
              <w:t xml:space="preserve">curs.write({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6</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,students)]})</w:t>
              <w:br w:type="textWrapping"/>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'school.course'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curs.id,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'current'</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t xml:space="preserve">    </w:t>
              <w:tab/>
              <w:t xml:space="preserve">   }</w:t>
              <w:br w:type="textWrapping"/>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classroom_aux</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br w:type="textWrapping"/>
              <w:tab/>
              <w:t xml:space="preserve">name = fields.Char()</w:t>
              <w:br w:type="textWrapping"/>
              <w:tab/>
              <w:t xml:space="preserve">level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students = fields.One2many(</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student_aux</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br w:type="textWrapping"/>
              <w:tab/>
              <w:t xml:space="preserve">name = fields.Char()</w:t>
              <w:br w:type="textWrapping"/>
              <w:tab/>
              <w:t xml:space="preserve">birth_year = fields.Integer()</w:t>
              <w:br w:type="textWrapping"/>
              <w:tab/>
              <w:t xml:space="preserve">dni = fields.Char(string=</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classroom = fields.Many2one(</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tl w:val="0"/>
              </w:rPr>
            </w:r>
          </w:p>
        </w:tc>
      </w:tr>
    </w:tbl>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En aquest llarg exemple de codi cal observar algunes coses:</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Hem declarat tres “TransientModels” que s'assemblaran als seus equivalents en models normals. Això ens permet fer relacions com “Many2many” dins del “wizard”.</w:t>
      </w:r>
    </w:p>
    <w:p w:rsidR="00000000" w:rsidDel="00000000" w:rsidP="00000000" w:rsidRDefault="00000000" w:rsidRPr="00000000" w14:paraId="0000011B">
      <w:pPr>
        <w:rPr/>
      </w:pPr>
      <w:r w:rsidDel="00000000" w:rsidR="00000000" w:rsidRPr="00000000">
        <w:rPr>
          <w:rtl w:val="0"/>
        </w:rPr>
        <w:t xml:space="preserve">Hi ha un “field state” que servirà per a veure en un “widget” tipus “statusbar” el progrés del “wizard”. També ji ha botons per a anar avant i arrere en aquest. Aquests botons retornen “actions” que refresquen el mateix model i “aneu” perquè no es tanque la finestra.</w:t>
      </w:r>
    </w:p>
    <w:p w:rsidR="00000000" w:rsidDel="00000000" w:rsidP="00000000" w:rsidRDefault="00000000" w:rsidRPr="00000000" w14:paraId="0000011C">
      <w:pPr>
        <w:rPr/>
      </w:pPr>
      <w:r w:rsidDel="00000000" w:rsidR="00000000" w:rsidRPr="00000000">
        <w:rPr>
          <w:rtl w:val="0"/>
        </w:rPr>
        <w:t xml:space="preserve">L'assistent mostra un formulari genèric per a crear alumnes i cursos i anar agregant-los a una llista. Finalment, passa totes les dades dels models transitoris als models permanents quan premem el botó de finalitzar.</w:t>
      </w:r>
    </w:p>
    <w:tbl>
      <w:tblPr>
        <w:tblStyle w:val="Table3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"school.course_wizard_form"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course wizard 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school.course_wizard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&lt;form&gt;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"previous"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"Previous"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"btn btn-secondary"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"2,3,4"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"next"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"Next"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"btn 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"1,2,3"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&lt;sheet&gt;</w:t>
            </w:r>
            <w:r w:rsidDel="00000000" w:rsidR="00000000" w:rsidRPr="00000000">
              <w:rPr>
                <w:rFonts w:ascii="Consolas" w:cs="Consolas" w:eastAsia="Consolas" w:hAnsi="Consolas"/>
                <w:color w:val="333333"/>
                <w:sz w:val="18"/>
                <w:szCs w:val="18"/>
                <w:shd w:fill="f8f8f8" w:val="clear"/>
                <w:rtl w:val="0"/>
              </w:rPr>
              <w:br w:type="textWrapping"/>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"1,2,3,4"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"{'readonly':[('state','!=','1')]}"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"5"</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"c_level"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"add_classroom"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 Classroom"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"7"</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"s_birth_year"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"s_dni"</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"add_student"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 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"All Students"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"many2many_tags"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"commit"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"Commit"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&lt;footer&gt;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"create_course"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"Create"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special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"cancel"</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"Cancel"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&lt;/footer&gt;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&lt;/sheet&gt;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&lt;/form&gt;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Launch course 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school.course_wizard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"school.course_wizard_form"</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new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1E">
      <w:pPr>
        <w:pageBreakBefore w:val="0"/>
        <w:rPr/>
      </w:pPr>
      <w:r w:rsidDel="00000000" w:rsidR="00000000" w:rsidRPr="00000000">
        <w:rPr>
          <w:rtl w:val="0"/>
        </w:rPr>
        <w:t xml:space="preserve">En aquesta vista és interessant observar com els diferents apartats són amagats o mostrats en funció del “field state”.</w:t>
      </w:r>
    </w:p>
    <w:p w:rsidR="00000000" w:rsidDel="00000000" w:rsidP="00000000" w:rsidRDefault="00000000" w:rsidRPr="00000000" w14:paraId="0000011F">
      <w:pPr>
        <w:pageBreakBefore w:val="0"/>
        <w:rPr/>
      </w:pPr>
      <w:r w:rsidDel="00000000" w:rsidR="00000000" w:rsidRPr="00000000">
        <w:rPr>
          <w:rtl w:val="0"/>
        </w:rPr>
        <w:t xml:space="preserve">Aquest “wizard” es podria cridar amb un menú associat amb aqueix “action”, amb un botó que activarà aqueix “action” o amb un enllaç en un element de la web que el cride manualment.</w:t>
      </w:r>
    </w:p>
    <w:p w:rsidR="00000000" w:rsidDel="00000000" w:rsidP="00000000" w:rsidRDefault="00000000" w:rsidRPr="00000000" w14:paraId="00000120">
      <w:pPr>
        <w:pageBreakBefore w:val="0"/>
        <w:rPr/>
      </w:pPr>
      <w:r w:rsidDel="00000000" w:rsidR="00000000" w:rsidRPr="00000000">
        <w:rPr>
          <w:rtl w:val="0"/>
        </w:rPr>
        <w:t xml:space="preserve"> </w:t>
      </w:r>
    </w:p>
    <w:p w:rsidR="00000000" w:rsidDel="00000000" w:rsidP="00000000" w:rsidRDefault="00000000" w:rsidRPr="00000000" w14:paraId="00000121">
      <w:pPr>
        <w:pageBreakBefore w:val="0"/>
        <w:rPr/>
      </w:pPr>
      <w:r w:rsidDel="00000000" w:rsidR="00000000" w:rsidRPr="00000000">
        <w:rPr>
          <w:rtl w:val="0"/>
        </w:rPr>
        <w:t xml:space="preserve">Per exemple, es podria cridar des d'un menú:</w:t>
      </w:r>
    </w:p>
    <w:tbl>
      <w:tblPr>
        <w:tblStyle w:val="Table3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 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"school.menu_course_wizard"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"school.menu_courses"</w:t>
            </w:r>
            <w:r w:rsidDel="00000000" w:rsidR="00000000" w:rsidRPr="00000000">
              <w:rPr>
                <w:rFonts w:ascii="Consolas" w:cs="Consolas" w:eastAsia="Consolas" w:hAnsi="Consolas"/>
                <w:color w:val="000080"/>
                <w:sz w:val="18"/>
                <w:szCs w:val="18"/>
                <w:shd w:fill="f8f8f8" w:val="clear"/>
                <w:rtl w:val="0"/>
              </w:rPr>
              <w:br w:type="textWrapping"/>
            </w:r>
            <w:r w:rsidDel="00000000" w:rsidR="00000000" w:rsidRPr="00000000">
              <w:rPr>
                <w:rFonts w:ascii="Consolas" w:cs="Consolas" w:eastAsia="Consolas" w:hAnsi="Consolas"/>
                <w:color w:val="008080"/>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23">
      <w:pPr>
        <w:rPr/>
      </w:pPr>
      <w:r w:rsidDel="00000000" w:rsidR="00000000" w:rsidRPr="00000000">
        <w:rPr>
          <w:rtl w:val="0"/>
        </w:rPr>
        <w:t xml:space="preserve">O es podria cridar des d'un botó:</w:t>
      </w:r>
      <w:r w:rsidDel="00000000" w:rsidR="00000000" w:rsidRPr="00000000">
        <w:rPr>
          <w:rtl w:val="0"/>
        </w:rPr>
      </w:r>
    </w:p>
    <w:tbl>
      <w:tblPr>
        <w:tblStyle w:val="Table3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 Wizard"</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tl w:val="0"/>
              </w:rPr>
            </w:r>
          </w:p>
        </w:tc>
      </w:tr>
    </w:tbl>
    <w:p w:rsidR="00000000" w:rsidDel="00000000" w:rsidP="00000000" w:rsidRDefault="00000000" w:rsidRPr="00000000" w14:paraId="00000125">
      <w:pPr>
        <w:rPr/>
      </w:pPr>
      <w:r w:rsidDel="00000000" w:rsidR="00000000" w:rsidRPr="00000000">
        <w:rPr>
          <w:rtl w:val="0"/>
        </w:rPr>
        <w:t xml:space="preserve">O es podria cridar des d'un element HTML generat per un “web controller”:</w:t>
      </w:r>
      <w:r w:rsidDel="00000000" w:rsidR="00000000" w:rsidRPr="00000000">
        <w:rPr>
          <w:rtl w:val="0"/>
        </w:rPr>
      </w:r>
    </w:p>
    <w:tbl>
      <w:tblPr>
        <w:tblStyle w:val="Table3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MyController</w:t>
            </w:r>
            <w:r w:rsidDel="00000000" w:rsidR="00000000" w:rsidRPr="00000000">
              <w:rPr>
                <w:rFonts w:ascii="Consolas" w:cs="Consolas" w:eastAsia="Consolas" w:hAnsi="Consolas"/>
                <w:color w:val="333333"/>
                <w:sz w:val="18"/>
                <w:szCs w:val="18"/>
                <w:shd w:fill="f8f8f8" w:val="clear"/>
                <w:rtl w:val="0"/>
              </w:rPr>
              <w:t xml:space="preserve">(http.Controller):</w:t>
              <w:br w:type="textWrapping"/>
            </w:r>
            <w:r w:rsidDel="00000000" w:rsidR="00000000" w:rsidRPr="00000000">
              <w:rPr>
                <w:rFonts w:ascii="Consolas" w:cs="Consolas" w:eastAsia="Consolas" w:hAnsi="Consolas"/>
                <w:b w:val="1"/>
                <w:color w:val="999999"/>
                <w:sz w:val="18"/>
                <w:szCs w:val="18"/>
                <w:shd w:fill="f8f8f8" w:val="clear"/>
                <w:rtl w:val="0"/>
              </w:rPr>
              <w:t xml:space="preserve">   @http.route('/school/course/', auth='user', type='json')</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'html'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br w:type="textWrapping"/>
              <w:t xml:space="preserve">               &lt;div id="school_banner"&gt;</w:t>
              <w:br w:type="textWrapping"/>
              <w:t xml:space="preserve">                    &lt;link href="/school/static/src/css/banner.css"</w:t>
              <w:br w:type="textWrapping"/>
              <w:t xml:space="preserve">                       rel="stylesheet"&gt;</w:t>
              <w:br w:type="textWrapping"/>
              <w:t xml:space="preserve">                   &lt;h1&gt;Curs&lt;/h1&gt;</w:t>
              <w:br w:type="textWrapping"/>
              <w:t xml:space="preserve">                   &lt;p&gt;Creación de cursos:&lt;/p&gt;</w:t>
              <w:br w:type="textWrapping"/>
              <w:t xml:space="preserve">                   &lt;a class="course_button" type="action" data-reload-on-close="true" role="button" data-method="action_course_wizard" data-model="school.course_wizard"&gt;</w:t>
              <w:br w:type="textWrapping"/>
              <w:t xml:space="preserve">                   Crear Curs</w:t>
              <w:br w:type="textWrapping"/>
              <w:t xml:space="preserve">               &lt;/a&gt;</w:t>
              <w:br w:type="textWrapping"/>
              <w:t xml:space="preserve">               &lt;/div&gt; """</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127">
      <w:pPr>
        <w:pStyle w:val="Heading1"/>
        <w:numPr>
          <w:ilvl w:val="0"/>
          <w:numId w:val="6"/>
        </w:numPr>
        <w:ind w:left="432"/>
        <w:rPr>
          <w:smallCaps w:val="1"/>
          <w:color w:val="669966"/>
          <w:sz w:val="28"/>
          <w:szCs w:val="28"/>
        </w:rPr>
      </w:pPr>
      <w:bookmarkStart w:colFirst="0" w:colLast="0" w:name="_mbvbbdqkjir5" w:id="9"/>
      <w:bookmarkEnd w:id="9"/>
      <w:r w:rsidDel="00000000" w:rsidR="00000000" w:rsidRPr="00000000">
        <w:rPr>
          <w:rtl w:val="0"/>
        </w:rPr>
        <w:t xml:space="preserve">Web controllers</w:t>
      </w:r>
    </w:p>
    <w:p w:rsidR="00000000" w:rsidDel="00000000" w:rsidP="00000000" w:rsidRDefault="00000000" w:rsidRPr="00000000" w14:paraId="00000128">
      <w:pPr>
        <w:rPr/>
      </w:pPr>
      <w:r w:rsidDel="00000000" w:rsidR="00000000" w:rsidRPr="00000000">
        <w:rPr>
          <w:rtl w:val="0"/>
        </w:rPr>
        <w:t xml:space="preserve">Odoo té, de manera oficial, 3 clients web diferents: El “backend”, el TPV (Terminal Punt de Venda) i el “frontend”. Els tres funcionen de manera independent i amb algunes diferències. Per a la gestió de l'empresa normalment és suficient amb el “backend”, però per al TPV o la pàgina web no sempre és fàcil o convenient usar la solució d'Odoo.</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Odoo proporciona una manera de connectar-se al seu servidor, mitjançant l'ús de XML-RPC, la qual és prou simple i funciona bé quan s'està connectant alguna aplicació feta amb PHP, Python o Java, per exemple. De fet, en la documentació oficial hi ha exemples per a aquests 3 llenguatges.</w:t>
      </w:r>
    </w:p>
    <w:p w:rsidR="00000000" w:rsidDel="00000000" w:rsidP="00000000" w:rsidRDefault="00000000" w:rsidRPr="00000000" w14:paraId="0000012B">
      <w:pPr>
        <w:rPr/>
      </w:pPr>
      <w:hyperlink r:id="rId9">
        <w:r w:rsidDel="00000000" w:rsidR="00000000" w:rsidRPr="00000000">
          <w:rPr>
            <w:color w:val="1155cc"/>
            <w:u w:val="single"/>
            <w:rtl w:val="0"/>
          </w:rPr>
          <w:t xml:space="preserve">https://www.odoo.com/documentation/14.0/developer/misc/api/odoo.html</w:t>
        </w:r>
      </w:hyperlink>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No obstant això, llenguatges com Javascript tenen problemes amb aquesta mena de connexió. No és impossible connectar Javascript mitjançant XML-RCP i existeixen biblioteques per a fer-ho, no obstant això, Javascript i els frameworks del mateix estan molt més preparats per a consultar via API REST, per exemple, que per a utilitzar XML-RPC.</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D'altra banda, els formularis, llestes o Kanban d'Odoo es poden quedar limitats si volem mostrar les dades d'alguna manera determinada.</w:t>
      </w:r>
    </w:p>
    <w:p w:rsidR="00000000" w:rsidDel="00000000" w:rsidP="00000000" w:rsidRDefault="00000000" w:rsidRPr="00000000" w14:paraId="00000130">
      <w:pPr>
        <w:rPr/>
      </w:pPr>
      <w:r w:rsidDel="00000000" w:rsidR="00000000" w:rsidRPr="00000000">
        <w:rPr>
          <w:rtl w:val="0"/>
        </w:rPr>
        <w:t xml:space="preserve">Per a això existeixen diverses solucions, però normalment optarem per fer un nou Component (o “widget”, en versions anteriors a la 14) o per inserir un fragment d'HTML obtingut per un Web Controller (cas tractat en aquest apartat).</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Com veiem, hi ha moltes opcions i quasi sempre es poden fer les coses de moltes formes. A més, la documentació oficial d'Odoo referent a això és molt escarida i a vegades obsoleta.</w:t>
      </w:r>
    </w:p>
    <w:p w:rsidR="00000000" w:rsidDel="00000000" w:rsidP="00000000" w:rsidRDefault="00000000" w:rsidRPr="00000000" w14:paraId="00000133">
      <w:pPr>
        <w:rPr/>
      </w:pPr>
      <w:r w:rsidDel="00000000" w:rsidR="00000000" w:rsidRPr="00000000">
        <w:rPr>
          <w:rtl w:val="0"/>
        </w:rPr>
        <w:t xml:space="preserve">És per això que triar no sempre és fàcil. Reflexionem sobre què podem fer i com:</w:t>
      </w:r>
    </w:p>
    <w:p w:rsidR="00000000" w:rsidDel="00000000" w:rsidP="00000000" w:rsidRDefault="00000000" w:rsidRPr="00000000" w14:paraId="00000134">
      <w:pPr>
        <w:numPr>
          <w:ilvl w:val="0"/>
          <w:numId w:val="8"/>
        </w:numPr>
        <w:spacing w:after="0" w:afterAutospacing="0"/>
        <w:ind w:left="720" w:hanging="360"/>
      </w:pPr>
      <w:r w:rsidDel="00000000" w:rsidR="00000000" w:rsidRPr="00000000">
        <w:rPr>
          <w:b w:val="1"/>
          <w:rtl w:val="0"/>
        </w:rPr>
        <w:t xml:space="preserve">Volem un canvi menor en l'aparença:</w:t>
      </w:r>
      <w:r w:rsidDel="00000000" w:rsidR="00000000" w:rsidRPr="00000000">
        <w:rPr>
          <w:rtl w:val="0"/>
        </w:rPr>
        <w:t xml:space="preserve"> afegir regles CSS noves en el directori “static”.</w:t>
      </w:r>
    </w:p>
    <w:p w:rsidR="00000000" w:rsidDel="00000000" w:rsidP="00000000" w:rsidRDefault="00000000" w:rsidRPr="00000000" w14:paraId="00000135">
      <w:pPr>
        <w:numPr>
          <w:ilvl w:val="0"/>
          <w:numId w:val="8"/>
        </w:numPr>
        <w:spacing w:after="0" w:afterAutospacing="0" w:before="0" w:beforeAutospacing="0"/>
        <w:ind w:left="720" w:hanging="360"/>
      </w:pPr>
      <w:r w:rsidDel="00000000" w:rsidR="00000000" w:rsidRPr="00000000">
        <w:rPr>
          <w:b w:val="1"/>
          <w:rtl w:val="0"/>
        </w:rPr>
        <w:t xml:space="preserve">Una nova manera de visualitzar o editar les dades:</w:t>
      </w:r>
      <w:r w:rsidDel="00000000" w:rsidR="00000000" w:rsidRPr="00000000">
        <w:rPr>
          <w:rtl w:val="0"/>
        </w:rPr>
        <w:t xml:space="preserve"> crear un component o widget.</w:t>
      </w:r>
    </w:p>
    <w:p w:rsidR="00000000" w:rsidDel="00000000" w:rsidP="00000000" w:rsidRDefault="00000000" w:rsidRPr="00000000" w14:paraId="00000136">
      <w:pPr>
        <w:numPr>
          <w:ilvl w:val="0"/>
          <w:numId w:val="8"/>
        </w:numPr>
        <w:spacing w:after="0" w:afterAutospacing="0" w:before="0" w:beforeAutospacing="0"/>
        <w:ind w:left="720" w:hanging="360"/>
      </w:pPr>
      <w:r w:rsidDel="00000000" w:rsidR="00000000" w:rsidRPr="00000000">
        <w:rPr>
          <w:b w:val="1"/>
          <w:rtl w:val="0"/>
        </w:rPr>
        <w:t xml:space="preserve">Una nova manera de visualitzar o editar un registre sencer:</w:t>
      </w:r>
      <w:r w:rsidDel="00000000" w:rsidR="00000000" w:rsidRPr="00000000">
        <w:rPr>
          <w:rtl w:val="0"/>
        </w:rPr>
        <w:t xml:space="preserve"> crear una vista.</w:t>
      </w:r>
    </w:p>
    <w:p w:rsidR="00000000" w:rsidDel="00000000" w:rsidP="00000000" w:rsidRDefault="00000000" w:rsidRPr="00000000" w14:paraId="00000137">
      <w:pPr>
        <w:numPr>
          <w:ilvl w:val="0"/>
          <w:numId w:val="8"/>
        </w:numPr>
        <w:spacing w:after="0" w:afterAutospacing="0" w:before="0" w:beforeAutospacing="0"/>
        <w:ind w:left="720" w:hanging="360"/>
      </w:pPr>
      <w:r w:rsidDel="00000000" w:rsidR="00000000" w:rsidRPr="00000000">
        <w:rPr>
          <w:b w:val="1"/>
          <w:rtl w:val="0"/>
        </w:rPr>
        <w:t xml:space="preserve">Comunicar una pàgina web feta amb PHP amb Odoo:</w:t>
      </w:r>
      <w:r w:rsidDel="00000000" w:rsidR="00000000" w:rsidRPr="00000000">
        <w:rPr>
          <w:rtl w:val="0"/>
        </w:rPr>
        <w:t xml:space="preserve"> XML-RPC.</w:t>
      </w:r>
    </w:p>
    <w:p w:rsidR="00000000" w:rsidDel="00000000" w:rsidP="00000000" w:rsidRDefault="00000000" w:rsidRPr="00000000" w14:paraId="00000138">
      <w:pPr>
        <w:numPr>
          <w:ilvl w:val="0"/>
          <w:numId w:val="8"/>
        </w:numPr>
        <w:spacing w:after="0" w:afterAutospacing="0" w:before="0" w:beforeAutospacing="0"/>
        <w:ind w:left="720" w:hanging="360"/>
      </w:pPr>
      <w:r w:rsidDel="00000000" w:rsidR="00000000" w:rsidRPr="00000000">
        <w:rPr>
          <w:b w:val="1"/>
          <w:rtl w:val="0"/>
        </w:rPr>
        <w:t xml:space="preserve">Fer una web: </w:t>
      </w:r>
      <w:r w:rsidDel="00000000" w:rsidR="00000000" w:rsidRPr="00000000">
        <w:rPr>
          <w:rtl w:val="0"/>
        </w:rPr>
        <w:t xml:space="preserve">en general es recomana usar el mòdul de web d'Odoo i modificar-la</w:t>
      </w:r>
      <w:r w:rsidDel="00000000" w:rsidR="00000000" w:rsidRPr="00000000">
        <w:rPr>
          <w:rtl w:val="0"/>
        </w:rPr>
        <w:t xml:space="preserve">.</w:t>
      </w:r>
    </w:p>
    <w:p w:rsidR="00000000" w:rsidDel="00000000" w:rsidP="00000000" w:rsidRDefault="00000000" w:rsidRPr="00000000" w14:paraId="00000139">
      <w:pPr>
        <w:numPr>
          <w:ilvl w:val="0"/>
          <w:numId w:val="8"/>
        </w:numPr>
        <w:spacing w:after="0" w:afterAutospacing="0" w:before="0" w:beforeAutospacing="0"/>
        <w:ind w:left="720" w:hanging="360"/>
      </w:pPr>
      <w:r w:rsidDel="00000000" w:rsidR="00000000" w:rsidRPr="00000000">
        <w:rPr>
          <w:b w:val="1"/>
          <w:rtl w:val="0"/>
        </w:rPr>
        <w:t xml:space="preserve">Fer una app amb Java que es connecta al servidor Odoo:</w:t>
      </w:r>
      <w:r w:rsidDel="00000000" w:rsidR="00000000" w:rsidRPr="00000000">
        <w:rPr>
          <w:rtl w:val="0"/>
        </w:rPr>
        <w:t xml:space="preserve"> usar XML-RPC o fer una API REST amb els Web Controllers. </w:t>
      </w:r>
    </w:p>
    <w:p w:rsidR="00000000" w:rsidDel="00000000" w:rsidP="00000000" w:rsidRDefault="00000000" w:rsidRPr="00000000" w14:paraId="0000013A">
      <w:pPr>
        <w:numPr>
          <w:ilvl w:val="0"/>
          <w:numId w:val="8"/>
        </w:numPr>
        <w:spacing w:after="0" w:afterAutospacing="0" w:before="0" w:beforeAutospacing="0"/>
        <w:ind w:left="720" w:hanging="360"/>
      </w:pPr>
      <w:r w:rsidDel="00000000" w:rsidR="00000000" w:rsidRPr="00000000">
        <w:rPr>
          <w:b w:val="1"/>
          <w:rtl w:val="0"/>
        </w:rPr>
        <w:t xml:space="preserve">Fer una web estàtica des de zero:</w:t>
      </w:r>
      <w:r w:rsidDel="00000000" w:rsidR="00000000" w:rsidRPr="00000000">
        <w:rPr>
          <w:rtl w:val="0"/>
        </w:rPr>
        <w:t xml:space="preserve"> usar els Web Controller per a generar HTML a partir de plantilles QWeb.</w:t>
      </w:r>
    </w:p>
    <w:p w:rsidR="00000000" w:rsidDel="00000000" w:rsidP="00000000" w:rsidRDefault="00000000" w:rsidRPr="00000000" w14:paraId="0000013B">
      <w:pPr>
        <w:numPr>
          <w:ilvl w:val="0"/>
          <w:numId w:val="8"/>
        </w:numPr>
        <w:spacing w:before="0" w:beforeAutospacing="0"/>
        <w:ind w:left="720" w:hanging="360"/>
      </w:pPr>
      <w:r w:rsidDel="00000000" w:rsidR="00000000" w:rsidRPr="00000000">
        <w:rPr>
          <w:b w:val="1"/>
          <w:rtl w:val="0"/>
        </w:rPr>
        <w:t xml:space="preserve">Fer una SPA des de zero amb Vue, React o Angular:</w:t>
      </w:r>
      <w:r w:rsidDel="00000000" w:rsidR="00000000" w:rsidRPr="00000000">
        <w:rPr>
          <w:rtl w:val="0"/>
        </w:rPr>
        <w:t xml:space="preserve"> utilitzar els Web Controller per a generar JSON a partir de les dades. Fer una API REST amb Web Controllers.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Les dues últimes opcions són les que anem a explorar en aquest apartat.</w:t>
      </w:r>
    </w:p>
    <w:p w:rsidR="00000000" w:rsidDel="00000000" w:rsidP="00000000" w:rsidRDefault="00000000" w:rsidRPr="00000000" w14:paraId="0000013E">
      <w:pPr>
        <w:pStyle w:val="Heading1"/>
        <w:numPr>
          <w:ilvl w:val="1"/>
          <w:numId w:val="6"/>
        </w:numPr>
        <w:ind w:left="576"/>
        <w:rPr>
          <w:smallCaps w:val="1"/>
          <w:color w:val="669966"/>
          <w:sz w:val="28"/>
          <w:szCs w:val="28"/>
        </w:rPr>
      </w:pPr>
      <w:bookmarkStart w:colFirst="0" w:colLast="0" w:name="_4goky3v2gpkt" w:id="10"/>
      <w:bookmarkEnd w:id="10"/>
      <w:r w:rsidDel="00000000" w:rsidR="00000000" w:rsidRPr="00000000">
        <w:rPr>
          <w:rtl w:val="0"/>
        </w:rPr>
        <w:t xml:space="preserve">¿Què son els Web Controllers?</w:t>
      </w:r>
    </w:p>
    <w:p w:rsidR="00000000" w:rsidDel="00000000" w:rsidP="00000000" w:rsidRDefault="00000000" w:rsidRPr="00000000" w14:paraId="0000013F">
      <w:pPr>
        <w:rPr/>
      </w:pPr>
      <w:r w:rsidDel="00000000" w:rsidR="00000000" w:rsidRPr="00000000">
        <w:rPr>
          <w:rtl w:val="0"/>
        </w:rPr>
        <w:t xml:space="preserve">Es tracta de funcions que responen a “URIs” (Identificador de Recursos Uniformes) concretes.</w:t>
      </w:r>
    </w:p>
    <w:p w:rsidR="00000000" w:rsidDel="00000000" w:rsidP="00000000" w:rsidRDefault="00000000" w:rsidRPr="00000000" w14:paraId="00000140">
      <w:pPr>
        <w:rPr/>
      </w:pPr>
      <w:r w:rsidDel="00000000" w:rsidR="00000000" w:rsidRPr="00000000">
        <w:rPr>
          <w:rtl w:val="0"/>
        </w:rPr>
        <w:t xml:space="preserve">El servidor Odoo té un sistema de rutes per a atendre les peticions. Per exemple, quan accedim a “/web” el que proporciona és el “backend”. Si accedim a “/post/web” el que ens proporciona és el “Point Of Sale”. Nosaltres podem crear les nostres pròpies rutes per a obtenir pàgines web personalitzades o altres dades com XML o JSON.</w:t>
      </w:r>
    </w:p>
    <w:p w:rsidR="00000000" w:rsidDel="00000000" w:rsidP="00000000" w:rsidRDefault="00000000" w:rsidRPr="00000000" w14:paraId="00000141">
      <w:pPr>
        <w:rPr/>
      </w:pPr>
      <w:r w:rsidDel="00000000" w:rsidR="00000000" w:rsidRPr="00000000">
        <w:rPr>
          <w:rtl w:val="0"/>
        </w:rPr>
        <w:t xml:space="preserve"> </w:t>
      </w:r>
    </w:p>
    <w:p w:rsidR="00000000" w:rsidDel="00000000" w:rsidP="00000000" w:rsidRDefault="00000000" w:rsidRPr="00000000" w14:paraId="00000142">
      <w:pPr>
        <w:rPr/>
      </w:pPr>
      <w:r w:rsidDel="00000000" w:rsidR="00000000" w:rsidRPr="00000000">
        <w:rPr>
          <w:rtl w:val="0"/>
        </w:rPr>
        <w:t xml:space="preserve">Per a fer aquestes rutes usem els “Web Controllers”. De fet, quan creguem un nou mòdul amb “scaffold”, es crea un fitxer “controllers/controllers.py” que, per defecte, està comentat.</w:t>
      </w:r>
    </w:p>
    <w:p w:rsidR="00000000" w:rsidDel="00000000" w:rsidP="00000000" w:rsidRDefault="00000000" w:rsidRPr="00000000" w14:paraId="00000143">
      <w:pPr>
        <w:rPr/>
      </w:pPr>
      <w:r w:rsidDel="00000000" w:rsidR="00000000" w:rsidRPr="00000000">
        <w:rPr>
          <w:rtl w:val="0"/>
        </w:rPr>
        <w:t xml:space="preserve">Vegem un exemple mínim de controlador per a analitzar-lo:</w:t>
      </w:r>
    </w:p>
    <w:tbl>
      <w:tblPr>
        <w:tblStyle w:val="Table3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MyController</w:t>
            </w:r>
            <w:r w:rsidDel="00000000" w:rsidR="00000000" w:rsidRPr="00000000">
              <w:rPr>
                <w:rFonts w:ascii="Consolas" w:cs="Consolas" w:eastAsia="Consolas" w:hAnsi="Consolas"/>
                <w:color w:val="333333"/>
                <w:sz w:val="18"/>
                <w:szCs w:val="18"/>
                <w:shd w:fill="f8f8f8" w:val="clear"/>
                <w:rtl w:val="0"/>
              </w:rPr>
              <w:t xml:space="preserve">(http.Controller):</w:t>
              <w:br w:type="textWrapping"/>
            </w:r>
            <w:r w:rsidDel="00000000" w:rsidR="00000000" w:rsidRPr="00000000">
              <w:rPr>
                <w:rFonts w:ascii="Consolas" w:cs="Consolas" w:eastAsia="Consolas" w:hAnsi="Consolas"/>
                <w:b w:val="1"/>
                <w:color w:val="999999"/>
                <w:sz w:val="18"/>
                <w:szCs w:val="18"/>
                <w:shd w:fill="f8f8f8" w:val="clear"/>
                <w:rtl w:val="0"/>
              </w:rPr>
              <w:tab/>
              <w:t xml:space="preserve">@http.route('/school/course/', auth='user', type='json')</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w:t>
            </w:r>
            <w:r w:rsidDel="00000000" w:rsidR="00000000" w:rsidRPr="00000000">
              <w:rPr>
                <w:rtl w:val="0"/>
              </w:rPr>
            </w:r>
          </w:p>
        </w:tc>
      </w:tr>
    </w:tbl>
    <w:p w:rsidR="00000000" w:rsidDel="00000000" w:rsidP="00000000" w:rsidRDefault="00000000" w:rsidRPr="00000000" w14:paraId="00000145">
      <w:pPr>
        <w:rPr/>
      </w:pPr>
      <w:r w:rsidDel="00000000" w:rsidR="00000000" w:rsidRPr="00000000">
        <w:rPr>
          <w:rtl w:val="0"/>
        </w:rPr>
        <w:t xml:space="preserve">El primer que podem veure és que la classe hereta de</w:t>
      </w:r>
      <w:r w:rsidDel="00000000" w:rsidR="00000000" w:rsidRPr="00000000">
        <w:rPr>
          <w:rtl w:val="0"/>
        </w:rPr>
        <w:t xml:space="preserve">“</w:t>
      </w:r>
      <w:r w:rsidDel="00000000" w:rsidR="00000000" w:rsidRPr="00000000">
        <w:rPr>
          <w:b w:val="1"/>
          <w:rtl w:val="0"/>
        </w:rPr>
        <w:t xml:space="preserve">http.controller”</w:t>
      </w:r>
      <w:r w:rsidDel="00000000" w:rsidR="00000000" w:rsidRPr="00000000">
        <w:rPr>
          <w:rtl w:val="0"/>
        </w:rPr>
        <w:t xml:space="preserve">. Recordem, per exemple, que els models hereten de “</w:t>
      </w:r>
      <w:r w:rsidDel="00000000" w:rsidR="00000000" w:rsidRPr="00000000">
        <w:rPr>
          <w:b w:val="1"/>
          <w:rtl w:val="0"/>
        </w:rPr>
        <w:t xml:space="preserve">models.Model</w:t>
      </w:r>
      <w:r w:rsidDel="00000000" w:rsidR="00000000" w:rsidRPr="00000000">
        <w:rPr>
          <w:rtl w:val="0"/>
        </w:rPr>
        <w:t xml:space="preserve">”. </w:t>
      </w:r>
    </w:p>
    <w:p w:rsidR="00000000" w:rsidDel="00000000" w:rsidP="00000000" w:rsidRDefault="00000000" w:rsidRPr="00000000" w14:paraId="00000146">
      <w:pPr>
        <w:rPr/>
      </w:pPr>
      <w:r w:rsidDel="00000000" w:rsidR="00000000" w:rsidRPr="00000000">
        <w:rPr>
          <w:rtl w:val="0"/>
        </w:rPr>
        <w:t xml:space="preserve">Aquesta classe li dóna les propietats necessàries per a atendre peticions HTTP i queda registrada com un controlador web. Aquesta classe tindrà com a atributs unes funcions amb un decorador específic. Aquestes funcions s'executaran cada vegada que l'usuari accedisca a la ruta determinada en el decorador. </w:t>
      </w:r>
    </w:p>
    <w:p w:rsidR="00000000" w:rsidDel="00000000" w:rsidP="00000000" w:rsidRDefault="00000000" w:rsidRPr="00000000" w14:paraId="00000147">
      <w:pPr>
        <w:rPr/>
      </w:pPr>
      <w:r w:rsidDel="00000000" w:rsidR="00000000" w:rsidRPr="00000000">
        <w:rPr>
          <w:rtl w:val="0"/>
        </w:rPr>
        <w:t xml:space="preserve">El decorador “</w:t>
      </w:r>
      <w:r w:rsidDel="00000000" w:rsidR="00000000" w:rsidRPr="00000000">
        <w:rPr>
          <w:b w:val="1"/>
          <w:rtl w:val="0"/>
        </w:rPr>
        <w:t xml:space="preserve">@http.route”</w:t>
      </w:r>
      <w:r w:rsidDel="00000000" w:rsidR="00000000" w:rsidRPr="00000000">
        <w:rPr>
          <w:rtl w:val="0"/>
        </w:rPr>
        <w:t xml:space="preserve"> permet indicar:</w:t>
      </w:r>
    </w:p>
    <w:p w:rsidR="00000000" w:rsidDel="00000000" w:rsidP="00000000" w:rsidRDefault="00000000" w:rsidRPr="00000000" w14:paraId="00000148">
      <w:pPr>
        <w:numPr>
          <w:ilvl w:val="0"/>
          <w:numId w:val="9"/>
        </w:numPr>
        <w:spacing w:after="0" w:afterAutospacing="0"/>
        <w:ind w:left="720" w:hanging="360"/>
      </w:pPr>
      <w:r w:rsidDel="00000000" w:rsidR="00000000" w:rsidRPr="00000000">
        <w:rPr>
          <w:rtl w:val="0"/>
        </w:rPr>
        <w:t xml:space="preserve">La ruta que atendrà.</w:t>
      </w:r>
    </w:p>
    <w:p w:rsidR="00000000" w:rsidDel="00000000" w:rsidP="00000000" w:rsidRDefault="00000000" w:rsidRPr="00000000" w14:paraId="00000149">
      <w:pPr>
        <w:numPr>
          <w:ilvl w:val="0"/>
          <w:numId w:val="9"/>
        </w:numPr>
        <w:spacing w:after="0" w:afterAutospacing="0" w:before="0" w:beforeAutospacing="0"/>
        <w:ind w:left="720" w:hanging="360"/>
      </w:pPr>
      <w:r w:rsidDel="00000000" w:rsidR="00000000" w:rsidRPr="00000000">
        <w:rPr>
          <w:rtl w:val="0"/>
        </w:rPr>
        <w:t xml:space="preserve">El tipus de autenticació amb </w:t>
      </w:r>
      <w:r w:rsidDel="00000000" w:rsidR="00000000" w:rsidRPr="00000000">
        <w:rPr>
          <w:b w:val="1"/>
          <w:rtl w:val="0"/>
        </w:rPr>
        <w:t xml:space="preserve">auth</w:t>
      </w:r>
      <w:r w:rsidDel="00000000" w:rsidR="00000000" w:rsidRPr="00000000">
        <w:rPr>
          <w:rtl w:val="0"/>
        </w:rPr>
        <w:t xml:space="preserve">=, que pot ser </w:t>
      </w:r>
      <w:r w:rsidDel="00000000" w:rsidR="00000000" w:rsidRPr="00000000">
        <w:rPr>
          <w:b w:val="1"/>
          <w:rtl w:val="0"/>
        </w:rPr>
        <w:t xml:space="preserve">users</w:t>
      </w:r>
      <w:r w:rsidDel="00000000" w:rsidR="00000000" w:rsidRPr="00000000">
        <w:rPr>
          <w:rtl w:val="0"/>
        </w:rPr>
        <w:t xml:space="preserve"> si requereix que estiga autenticat, </w:t>
      </w:r>
      <w:r w:rsidDel="00000000" w:rsidR="00000000" w:rsidRPr="00000000">
        <w:rPr>
          <w:b w:val="1"/>
          <w:rtl w:val="0"/>
        </w:rPr>
        <w:t xml:space="preserve">public</w:t>
      </w:r>
      <w:r w:rsidDel="00000000" w:rsidR="00000000" w:rsidRPr="00000000">
        <w:rPr>
          <w:rtl w:val="0"/>
        </w:rPr>
        <w:t xml:space="preserve"> si pot estar autenticat (i si no l'aquesta, ho tracta com un usuari públic) o </w:t>
      </w:r>
      <w:r w:rsidDel="00000000" w:rsidR="00000000" w:rsidRPr="00000000">
        <w:rPr>
          <w:b w:val="1"/>
          <w:rtl w:val="0"/>
        </w:rPr>
        <w:t xml:space="preserve">none</w:t>
      </w:r>
      <w:r w:rsidDel="00000000" w:rsidR="00000000" w:rsidRPr="00000000">
        <w:rPr>
          <w:rtl w:val="0"/>
        </w:rPr>
        <w:t xml:space="preserve"> per a no tenir en compte per a res l'autenticació o l'usuari actual.</w:t>
      </w:r>
    </w:p>
    <w:p w:rsidR="00000000" w:rsidDel="00000000" w:rsidP="00000000" w:rsidRDefault="00000000" w:rsidRPr="00000000" w14:paraId="0000014A">
      <w:pPr>
        <w:numPr>
          <w:ilvl w:val="0"/>
          <w:numId w:val="9"/>
        </w:numPr>
        <w:spacing w:after="0" w:afterAutospacing="0" w:before="0" w:beforeAutospacing="0"/>
        <w:ind w:left="720" w:hanging="360"/>
      </w:pPr>
      <w:r w:rsidDel="00000000" w:rsidR="00000000" w:rsidRPr="00000000">
        <w:rPr>
          <w:rtl w:val="0"/>
        </w:rPr>
        <w:t xml:space="preserve">El tipus de dades que espera </w:t>
      </w:r>
      <w:r w:rsidDel="00000000" w:rsidR="00000000" w:rsidRPr="00000000">
        <w:rPr>
          <w:b w:val="1"/>
          <w:u w:val="single"/>
          <w:rtl w:val="0"/>
        </w:rPr>
        <w:t xml:space="preserve">rebre i enviar</w:t>
      </w:r>
      <w:r w:rsidDel="00000000" w:rsidR="00000000" w:rsidRPr="00000000">
        <w:rPr>
          <w:rtl w:val="0"/>
        </w:rPr>
        <w:t xml:space="preserve"> amb </w:t>
      </w:r>
      <w:r w:rsidDel="00000000" w:rsidR="00000000" w:rsidRPr="00000000">
        <w:rPr>
          <w:b w:val="1"/>
          <w:rtl w:val="0"/>
        </w:rPr>
        <w:t xml:space="preserve">type=”http”</w:t>
      </w:r>
      <w:r w:rsidDel="00000000" w:rsidR="00000000" w:rsidRPr="00000000">
        <w:rPr>
          <w:rtl w:val="0"/>
        </w:rPr>
        <w:t xml:space="preserve"> </w:t>
      </w:r>
      <w:r w:rsidDel="00000000" w:rsidR="00000000" w:rsidRPr="00000000">
        <w:rPr>
          <w:rtl w:val="0"/>
        </w:rPr>
        <w:t xml:space="preserve">o </w:t>
      </w:r>
      <w:r w:rsidDel="00000000" w:rsidR="00000000" w:rsidRPr="00000000">
        <w:rPr>
          <w:b w:val="1"/>
          <w:rtl w:val="0"/>
        </w:rPr>
        <w:t xml:space="preserve">type=”json”</w:t>
      </w:r>
      <w:r w:rsidDel="00000000" w:rsidR="00000000" w:rsidRPr="00000000">
        <w:rPr>
          <w:rtl w:val="0"/>
        </w:rPr>
        <w:t xml:space="preserve">. Això vol dir que pot acceptar dades amb la sintaxi HTTP de GET o POST o que espera a interpretar un bodi amb informació en format JSON.</w:t>
      </w:r>
    </w:p>
    <w:p w:rsidR="00000000" w:rsidDel="00000000" w:rsidP="00000000" w:rsidRDefault="00000000" w:rsidRPr="00000000" w14:paraId="0000014B">
      <w:pPr>
        <w:numPr>
          <w:ilvl w:val="0"/>
          <w:numId w:val="9"/>
        </w:numPr>
        <w:spacing w:after="0" w:afterAutospacing="0" w:before="0" w:beforeAutospacing="0"/>
        <w:ind w:left="720" w:hanging="360"/>
      </w:pPr>
      <w:r w:rsidDel="00000000" w:rsidR="00000000" w:rsidRPr="00000000">
        <w:rPr>
          <w:rtl w:val="0"/>
        </w:rPr>
        <w:t xml:space="preserve">Els mètodes HTTP que accepta amb </w:t>
      </w:r>
      <w:r w:rsidDel="00000000" w:rsidR="00000000" w:rsidRPr="00000000">
        <w:rPr>
          <w:b w:val="1"/>
          <w:rtl w:val="0"/>
        </w:rPr>
        <w:t xml:space="preserve">methods=.</w:t>
      </w:r>
    </w:p>
    <w:p w:rsidR="00000000" w:rsidDel="00000000" w:rsidP="00000000" w:rsidRDefault="00000000" w:rsidRPr="00000000" w14:paraId="0000014C">
      <w:pPr>
        <w:numPr>
          <w:ilvl w:val="0"/>
          <w:numId w:val="9"/>
        </w:numPr>
        <w:spacing w:after="0" w:afterAutospacing="0" w:before="0" w:beforeAutospacing="0"/>
        <w:ind w:left="720" w:hanging="360"/>
      </w:pPr>
      <w:r w:rsidDel="00000000" w:rsidR="00000000" w:rsidRPr="00000000">
        <w:rPr>
          <w:rtl w:val="0"/>
        </w:rPr>
        <w:t xml:space="preserve">La manera en la qual tracta les peticions Cross-origin amb</w:t>
      </w:r>
      <w:r w:rsidDel="00000000" w:rsidR="00000000" w:rsidRPr="00000000">
        <w:rPr>
          <w:rtl w:val="0"/>
        </w:rPr>
        <w:t xml:space="preserve"> </w:t>
      </w:r>
      <w:r w:rsidDel="00000000" w:rsidR="00000000" w:rsidRPr="00000000">
        <w:rPr>
          <w:b w:val="1"/>
          <w:rtl w:val="0"/>
        </w:rPr>
        <w:t xml:space="preserve">cors</w:t>
      </w:r>
      <w:r w:rsidDel="00000000" w:rsidR="00000000" w:rsidRPr="00000000">
        <w:rPr>
          <w:rtl w:val="0"/>
        </w:rPr>
        <w:t xml:space="preserve">=.</w:t>
      </w:r>
    </w:p>
    <w:p w:rsidR="00000000" w:rsidDel="00000000" w:rsidP="00000000" w:rsidRDefault="00000000" w:rsidRPr="00000000" w14:paraId="0000014D">
      <w:pPr>
        <w:numPr>
          <w:ilvl w:val="0"/>
          <w:numId w:val="9"/>
        </w:numPr>
        <w:spacing w:before="0" w:beforeAutospacing="0"/>
        <w:ind w:left="720" w:hanging="360"/>
      </w:pPr>
      <w:r w:rsidDel="00000000" w:rsidR="00000000" w:rsidRPr="00000000">
        <w:rPr>
          <w:rtl w:val="0"/>
        </w:rPr>
        <w:t xml:space="preserve">Si necessita una autenticació amb </w:t>
      </w:r>
      <w:r w:rsidDel="00000000" w:rsidR="00000000" w:rsidRPr="00000000">
        <w:rPr>
          <w:b w:val="1"/>
          <w:rtl w:val="0"/>
        </w:rPr>
        <w:t xml:space="preserve">csrf</w:t>
      </w:r>
      <w:r w:rsidDel="00000000" w:rsidR="00000000" w:rsidRPr="00000000">
        <w:rPr>
          <w:rtl w:val="0"/>
        </w:rPr>
        <w:t xml:space="preserv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Les dues últimes opcions s'han de posar en cas de fer peticions per una aplicació externa.</w:t>
      </w:r>
    </w:p>
    <w:p w:rsidR="00000000" w:rsidDel="00000000" w:rsidP="00000000" w:rsidRDefault="00000000" w:rsidRPr="00000000" w14:paraId="00000150">
      <w:pPr>
        <w:rPr/>
      </w:pPr>
      <w:r w:rsidDel="00000000" w:rsidR="00000000" w:rsidRPr="00000000">
        <w:rPr>
          <w:b w:val="1"/>
          <w:u w:val="single"/>
          <w:rtl w:val="0"/>
        </w:rPr>
        <w:t xml:space="preserve">En aqueix cas es posarà</w:t>
      </w:r>
      <w:r w:rsidDel="00000000" w:rsidR="00000000" w:rsidRPr="00000000">
        <w:rPr>
          <w:rtl w:val="0"/>
        </w:rPr>
        <w:t xml:space="preserve">: </w:t>
      </w:r>
      <w:r w:rsidDel="00000000" w:rsidR="00000000" w:rsidRPr="00000000">
        <w:rPr>
          <w:b w:val="1"/>
          <w:rtl w:val="0"/>
        </w:rPr>
        <w:t xml:space="preserve">cors='*', csrf=False, </w:t>
      </w:r>
      <w:r w:rsidDel="00000000" w:rsidR="00000000" w:rsidRPr="00000000">
        <w:rPr>
          <w:rtl w:val="0"/>
        </w:rPr>
        <w:t xml:space="preserve">ja que volem que accepte qualsevol petició externa i que no autentique amb csrf, ja que haurem d'implementar la nostra pròpia autenticació.</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Aquesta funció rebrà paràmetres, com veurem en el següent apartat i retornarà una resposta. En cas de ser </w:t>
      </w:r>
      <w:r w:rsidDel="00000000" w:rsidR="00000000" w:rsidRPr="00000000">
        <w:rPr>
          <w:b w:val="1"/>
          <w:rtl w:val="0"/>
        </w:rPr>
        <w:t xml:space="preserve">type=’json’</w:t>
      </w:r>
      <w:r w:rsidDel="00000000" w:rsidR="00000000" w:rsidRPr="00000000">
        <w:rPr>
          <w:rtl w:val="0"/>
        </w:rPr>
        <w:t xml:space="preserve"> retornarà un JSON i en cas de ser </w:t>
      </w:r>
      <w:r w:rsidDel="00000000" w:rsidR="00000000" w:rsidRPr="00000000">
        <w:rPr>
          <w:b w:val="1"/>
          <w:rtl w:val="0"/>
        </w:rPr>
        <w:t xml:space="preserve">type=’http’</w:t>
      </w:r>
      <w:r w:rsidDel="00000000" w:rsidR="00000000" w:rsidRPr="00000000">
        <w:rPr>
          <w:rtl w:val="0"/>
        </w:rPr>
        <w:t xml:space="preserve">, retornarà preferiblement un HTML. Deixem el JSON per a més endavant i centrem-nos a crear HTML.</w:t>
      </w:r>
    </w:p>
    <w:p w:rsidR="00000000" w:rsidDel="00000000" w:rsidP="00000000" w:rsidRDefault="00000000" w:rsidRPr="00000000" w14:paraId="00000153">
      <w:pPr>
        <w:rPr/>
      </w:pPr>
      <w:r w:rsidDel="00000000" w:rsidR="00000000" w:rsidRPr="00000000">
        <w:rPr>
          <w:rtl w:val="0"/>
        </w:rPr>
        <w:t xml:space="preserve"> </w:t>
      </w:r>
    </w:p>
    <w:p w:rsidR="00000000" w:rsidDel="00000000" w:rsidP="00000000" w:rsidRDefault="00000000" w:rsidRPr="00000000" w14:paraId="00000154">
      <w:pPr>
        <w:rPr/>
      </w:pPr>
      <w:r w:rsidDel="00000000" w:rsidR="00000000" w:rsidRPr="00000000">
        <w:rPr>
          <w:rtl w:val="0"/>
        </w:rPr>
        <w:t xml:space="preserve">Odoo té el seu motor de plantilles HTML que és QWeb, a partir d'aquest es pot construir l'HTML amb dades que vulguem. També podem </w:t>
      </w:r>
      <w:r w:rsidDel="00000000" w:rsidR="00000000" w:rsidRPr="00000000">
        <w:rPr>
          <w:b w:val="1"/>
          <w:u w:val="single"/>
          <w:rtl w:val="0"/>
        </w:rPr>
        <w:t xml:space="preserve">no usar el motor de plantilles i generar algorítmicament l'HTML des de Python.</w:t>
      </w:r>
      <w:r w:rsidDel="00000000" w:rsidR="00000000" w:rsidRPr="00000000">
        <w:rPr>
          <w:rtl w:val="0"/>
        </w:rPr>
        <w:t xml:space="preserve"> Aquesta segona opció només és recomanada si serà molt simple o estàtic o si volem tenir un gran control sobre l'HTML generat.</w:t>
      </w:r>
    </w:p>
    <w:p w:rsidR="00000000" w:rsidDel="00000000" w:rsidP="00000000" w:rsidRDefault="00000000" w:rsidRPr="00000000" w14:paraId="00000155">
      <w:pPr>
        <w:rPr/>
      </w:pPr>
      <w:r w:rsidDel="00000000" w:rsidR="00000000" w:rsidRPr="00000000">
        <w:rPr>
          <w:rtl w:val="0"/>
        </w:rPr>
        <w:t xml:space="preserve">Vegem l'exemple que proporciona Odoo quan fem “scaffold” per a crear un mòdul:</w:t>
      </w:r>
    </w:p>
    <w:tbl>
      <w:tblPr>
        <w:tblStyle w:val="Table3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@http.route('/school/school/objects/', auth='public')</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list</w:t>
            </w:r>
            <w:r w:rsidDel="00000000" w:rsidR="00000000" w:rsidRPr="00000000">
              <w:rPr>
                <w:rFonts w:ascii="Consolas" w:cs="Consolas" w:eastAsia="Consolas" w:hAnsi="Consolas"/>
                <w:color w:val="333333"/>
                <w:sz w:val="18"/>
                <w:szCs w:val="18"/>
                <w:shd w:fill="f8f8f8" w:val="clear"/>
                <w:rtl w:val="0"/>
              </w:rPr>
              <w:t xml:space="preserve">(self, **kw):</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http.request.render(</w:t>
            </w:r>
            <w:r w:rsidDel="00000000" w:rsidR="00000000" w:rsidRPr="00000000">
              <w:rPr>
                <w:rFonts w:ascii="Consolas" w:cs="Consolas" w:eastAsia="Consolas" w:hAnsi="Consolas"/>
                <w:color w:val="dd1144"/>
                <w:sz w:val="18"/>
                <w:szCs w:val="18"/>
                <w:shd w:fill="f8f8f8" w:val="clear"/>
                <w:rtl w:val="0"/>
              </w:rPr>
              <w:t xml:space="preserve">'school.listing'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'root'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].search([]),</w:t>
              <w:br w:type="textWrapping"/>
              <w:t xml:space="preserve">   })</w:t>
            </w:r>
            <w:r w:rsidDel="00000000" w:rsidR="00000000" w:rsidRPr="00000000">
              <w:rPr>
                <w:rtl w:val="0"/>
              </w:rPr>
            </w:r>
          </w:p>
        </w:tc>
      </w:tr>
    </w:tbl>
    <w:p w:rsidR="00000000" w:rsidDel="00000000" w:rsidP="00000000" w:rsidRDefault="00000000" w:rsidRPr="00000000" w14:paraId="00000157">
      <w:pPr>
        <w:rPr/>
      </w:pPr>
      <w:r w:rsidDel="00000000" w:rsidR="00000000" w:rsidRPr="00000000">
        <w:rPr>
          <w:rtl w:val="0"/>
        </w:rPr>
        <w:t xml:space="preserve">Ací s'utilitza una nova eina que és </w:t>
      </w:r>
      <w:r w:rsidDel="00000000" w:rsidR="00000000" w:rsidRPr="00000000">
        <w:rPr>
          <w:rtl w:val="0"/>
        </w:rPr>
        <w:t xml:space="preserve">“</w:t>
      </w:r>
      <w:r w:rsidDel="00000000" w:rsidR="00000000" w:rsidRPr="00000000">
        <w:rPr>
          <w:b w:val="1"/>
          <w:rtl w:val="0"/>
        </w:rPr>
        <w:t xml:space="preserve">http.request.render()”</w:t>
      </w:r>
      <w:r w:rsidDel="00000000" w:rsidR="00000000" w:rsidRPr="00000000">
        <w:rPr>
          <w:rtl w:val="0"/>
        </w:rPr>
        <w:t xml:space="preserve">. Aquesta funció utilitza una plantilla per a crear un HTML a partir d'unes dades. </w:t>
      </w:r>
    </w:p>
    <w:p w:rsidR="00000000" w:rsidDel="00000000" w:rsidP="00000000" w:rsidRDefault="00000000" w:rsidRPr="00000000" w14:paraId="00000158">
      <w:pPr>
        <w:rPr/>
      </w:pPr>
      <w:r w:rsidDel="00000000" w:rsidR="00000000" w:rsidRPr="00000000">
        <w:rPr>
          <w:rtl w:val="0"/>
        </w:rPr>
        <w:t xml:space="preserve">Vegem ara la plantilla “school.listing”:</w:t>
      </w:r>
    </w:p>
    <w:tbl>
      <w:tblPr>
        <w:tblStyle w:val="Table3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highlight w:val="white"/>
              </w:rPr>
            </w:pPr>
            <w:r w:rsidDel="00000000" w:rsidR="00000000" w:rsidRPr="00000000">
              <w:rPr>
                <w:rFonts w:ascii="Consolas" w:cs="Consolas" w:eastAsia="Consolas" w:hAnsi="Consolas"/>
                <w:color w:val="000080"/>
                <w:sz w:val="18"/>
                <w:szCs w:val="18"/>
                <w:shd w:fill="f8f8f8" w:val="clear"/>
                <w:rtl w:val="0"/>
              </w:rPr>
              <w:t xml:space="preserve">&lt;template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"school.listing"</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&lt;li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t-attf-href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 root }/objects/#{ object.id }"</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t-esc</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"object.display_name"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&lt;/li&gt;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&lt;/template&gt;</w:t>
            </w:r>
            <w:r w:rsidDel="00000000" w:rsidR="00000000" w:rsidRPr="00000000">
              <w:rPr>
                <w:rtl w:val="0"/>
              </w:rPr>
            </w:r>
          </w:p>
        </w:tc>
      </w:tr>
    </w:tbl>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En aquesta plantilla, “objects” és el “recordset” que recorrerà i mostrarà una llista dels registres enviats per el “request.render”.</w:t>
      </w:r>
      <w:r w:rsidDel="00000000" w:rsidR="00000000" w:rsidRPr="00000000">
        <w:rPr>
          <w:rtl w:val="0"/>
        </w:rPr>
      </w:r>
    </w:p>
    <w:p w:rsidR="00000000" w:rsidDel="00000000" w:rsidP="00000000" w:rsidRDefault="00000000" w:rsidRPr="00000000" w14:paraId="0000015C">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com hem comentat anteriorment, aquesta manera de generar HTML és opcional i és possible generar l'HTML des de Python.</w:t>
      </w:r>
      <w:r w:rsidDel="00000000" w:rsidR="00000000" w:rsidRPr="00000000">
        <w:rPr>
          <w:rtl w:val="0"/>
        </w:rPr>
      </w:r>
    </w:p>
    <w:p w:rsidR="00000000" w:rsidDel="00000000" w:rsidP="00000000" w:rsidRDefault="00000000" w:rsidRPr="00000000" w14:paraId="0000015D">
      <w:pPr>
        <w:rPr/>
      </w:pPr>
      <w:r w:rsidDel="00000000" w:rsidR="00000000" w:rsidRPr="00000000">
        <w:rPr>
          <w:b w:val="1"/>
          <w:u w:val="single"/>
          <w:rtl w:val="0"/>
        </w:rPr>
        <w:t xml:space="preserve">Tot l'anterior funciona perfectament si accedim a aquesta ruta des del mateix navegador en el qual hem fet “login” anteriorment. D'aquesta manera es complirà que no estem fent una petició Cross-origin (des d'un altre domini) i que estem autenticats.</w:t>
      </w:r>
      <w:r w:rsidDel="00000000" w:rsidR="00000000" w:rsidRPr="00000000">
        <w:rPr>
          <w:rtl w:val="0"/>
        </w:rPr>
        <w:t xml:space="preserve"> </w:t>
      </w:r>
    </w:p>
    <w:p w:rsidR="00000000" w:rsidDel="00000000" w:rsidP="00000000" w:rsidRDefault="00000000" w:rsidRPr="00000000" w14:paraId="0000015E">
      <w:pPr>
        <w:rPr/>
      </w:pPr>
      <w:r w:rsidDel="00000000" w:rsidR="00000000" w:rsidRPr="00000000">
        <w:rPr>
          <w:rtl w:val="0"/>
        </w:rPr>
        <w:t xml:space="preserve">El cas de fer una petició des d'un altre lloc (un altre domini) l'explorarem en l'apartat del </w:t>
      </w:r>
      <w:r w:rsidDel="00000000" w:rsidR="00000000" w:rsidRPr="00000000">
        <w:rPr>
          <w:b w:val="1"/>
          <w:rtl w:val="0"/>
        </w:rPr>
        <w:t xml:space="preserve">API REST.</w:t>
      </w:r>
      <w:r w:rsidDel="00000000" w:rsidR="00000000" w:rsidRPr="00000000">
        <w:rPr>
          <w:rtl w:val="0"/>
        </w:rPr>
        <w:t xml:space="preserve"> Però és possible que vulguem mostrar coses a usuaris que no tenim autenticats, com per exemple un catàleg en una web. </w:t>
      </w:r>
    </w:p>
    <w:p w:rsidR="00000000" w:rsidDel="00000000" w:rsidP="00000000" w:rsidRDefault="00000000" w:rsidRPr="00000000" w14:paraId="0000015F">
      <w:pPr>
        <w:rPr/>
      </w:pPr>
      <w:r w:rsidDel="00000000" w:rsidR="00000000" w:rsidRPr="00000000">
        <w:rPr>
          <w:rtl w:val="0"/>
        </w:rPr>
        <w:t xml:space="preserve">Ja tenim </w:t>
      </w:r>
      <w:r w:rsidDel="00000000" w:rsidR="00000000" w:rsidRPr="00000000">
        <w:rPr>
          <w:b w:val="1"/>
          <w:rtl w:val="0"/>
        </w:rPr>
        <w:t xml:space="preserve">auth=’public’</w:t>
      </w:r>
      <w:r w:rsidDel="00000000" w:rsidR="00000000" w:rsidRPr="00000000">
        <w:rPr>
          <w:rtl w:val="0"/>
        </w:rPr>
        <w:t xml:space="preserve">,no obstant això si no està autenticat, la funció “search” fallarà. Perquè no falle es pot posar “sudo()” abans de la funció. D'aquesta manera ignora si l'usuari té permisos o si està autenticat.</w:t>
      </w:r>
    </w:p>
    <w:tbl>
      <w:tblPr>
        <w:tblStyle w:val="Table3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].sudo().search([]),</w:t>
            </w:r>
            <w:r w:rsidDel="00000000" w:rsidR="00000000" w:rsidRPr="00000000">
              <w:rPr>
                <w:rtl w:val="0"/>
              </w:rPr>
            </w:r>
          </w:p>
        </w:tc>
      </w:tr>
    </w:tbl>
    <w:p w:rsidR="00000000" w:rsidDel="00000000" w:rsidP="00000000" w:rsidRDefault="00000000" w:rsidRPr="00000000" w14:paraId="00000161">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rtl w:val="0"/>
        </w:rPr>
        <w:t xml:space="preserve">❕</w:t>
      </w:r>
      <w:r w:rsidDel="00000000" w:rsidR="00000000" w:rsidRPr="00000000">
        <w:rPr>
          <w:b w:val="1"/>
          <w:rtl w:val="0"/>
        </w:rPr>
        <w:t xml:space="preserve">Atenció</w:t>
      </w:r>
      <w:r w:rsidDel="00000000" w:rsidR="00000000" w:rsidRPr="00000000">
        <w:rPr>
          <w:rFonts w:ascii="Arimo" w:cs="Arimo" w:eastAsia="Arimo" w:hAnsi="Arimo"/>
          <w:rtl w:val="0"/>
        </w:rPr>
        <w:t xml:space="preserve">: </w:t>
      </w:r>
      <w:r w:rsidDel="00000000" w:rsidR="00000000" w:rsidRPr="00000000">
        <w:rPr>
          <w:rtl w:val="0"/>
        </w:rPr>
        <w:t xml:space="preserve">molt de compte amb l'ús de “sudo()”. En general és millor confiar en l'autenticació d'Odoo per a tot. Si no és possible, cal establir un sistema d'autenticació adequat. En cas de ser informació totalment pública cal limitar l'accés dels usuaris al mínim imprescindible.</w:t>
      </w:r>
      <w:r w:rsidDel="00000000" w:rsidR="00000000" w:rsidRPr="00000000">
        <w:rPr>
          <w:rtl w:val="0"/>
        </w:rPr>
      </w:r>
    </w:p>
    <w:p w:rsidR="00000000" w:rsidDel="00000000" w:rsidP="00000000" w:rsidRDefault="00000000" w:rsidRPr="00000000" w14:paraId="00000162">
      <w:pPr>
        <w:pStyle w:val="Heading1"/>
        <w:numPr>
          <w:ilvl w:val="1"/>
          <w:numId w:val="6"/>
        </w:numPr>
        <w:ind w:left="576"/>
        <w:rPr>
          <w:smallCaps w:val="1"/>
          <w:color w:val="669966"/>
          <w:sz w:val="28"/>
          <w:szCs w:val="28"/>
        </w:rPr>
      </w:pPr>
      <w:bookmarkStart w:colFirst="0" w:colLast="0" w:name="_jwfejzz27350" w:id="11"/>
      <w:bookmarkEnd w:id="11"/>
      <w:r w:rsidDel="00000000" w:rsidR="00000000" w:rsidRPr="00000000">
        <w:rPr>
          <w:rtl w:val="0"/>
        </w:rPr>
        <w:t xml:space="preserve">Passar paràmetres al Web Controller</w:t>
      </w:r>
    </w:p>
    <w:p w:rsidR="00000000" w:rsidDel="00000000" w:rsidP="00000000" w:rsidRDefault="00000000" w:rsidRPr="00000000" w14:paraId="00000163">
      <w:pPr>
        <w:rPr/>
      </w:pPr>
      <w:r w:rsidDel="00000000" w:rsidR="00000000" w:rsidRPr="00000000">
        <w:rPr>
          <w:rtl w:val="0"/>
        </w:rPr>
        <w:t xml:space="preserve">Els mètodes decorats amb “</w:t>
      </w:r>
      <w:r w:rsidDel="00000000" w:rsidR="00000000" w:rsidRPr="00000000">
        <w:rPr>
          <w:b w:val="1"/>
          <w:rtl w:val="0"/>
        </w:rPr>
        <w:t xml:space="preserve">@http.route</w:t>
      </w:r>
      <w:r w:rsidDel="00000000" w:rsidR="00000000" w:rsidRPr="00000000">
        <w:rPr>
          <w:rtl w:val="0"/>
        </w:rPr>
        <w:t xml:space="preserve">” accepten paràmetres enviats pel “body” mitjançant POST, paràmetres enviats mitjançant “?” de GET o en la mateixa URL com en el cas d'un servei REST. Vegem les tres opcions:</w:t>
      </w:r>
    </w:p>
    <w:p w:rsidR="00000000" w:rsidDel="00000000" w:rsidP="00000000" w:rsidRDefault="00000000" w:rsidRPr="00000000" w14:paraId="00000164">
      <w:pPr>
        <w:pStyle w:val="Heading2"/>
        <w:numPr>
          <w:ilvl w:val="2"/>
          <w:numId w:val="6"/>
        </w:numPr>
        <w:ind w:left="720"/>
        <w:rPr>
          <w:u w:val="none"/>
        </w:rPr>
      </w:pPr>
      <w:bookmarkStart w:colFirst="0" w:colLast="0" w:name="_hap2swyweu2" w:id="12"/>
      <w:bookmarkEnd w:id="12"/>
      <w:r w:rsidDel="00000000" w:rsidR="00000000" w:rsidRPr="00000000">
        <w:rPr>
          <w:rtl w:val="0"/>
        </w:rPr>
        <w:t xml:space="preserve">Paràmetres enviats per POST o GET:</w:t>
      </w:r>
    </w:p>
    <w:p w:rsidR="00000000" w:rsidDel="00000000" w:rsidP="00000000" w:rsidRDefault="00000000" w:rsidRPr="00000000" w14:paraId="00000165">
      <w:pPr>
        <w:rPr/>
      </w:pPr>
      <w:r w:rsidDel="00000000" w:rsidR="00000000" w:rsidRPr="00000000">
        <w:rPr>
          <w:rtl w:val="0"/>
        </w:rPr>
        <w:t xml:space="preserve">En cas de ser type=’http’, espera un “body” de POST tradicional o un GET amb “?” i “&amp;”, similar a:</w:t>
      </w:r>
    </w:p>
    <w:tbl>
      <w:tblPr>
        <w:tblStyle w:val="Table3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parametro=valor&amp;otroparametro=otrovalor</w:t>
            </w:r>
            <w:r w:rsidDel="00000000" w:rsidR="00000000" w:rsidRPr="00000000">
              <w:rPr>
                <w:rtl w:val="0"/>
              </w:rPr>
            </w:r>
          </w:p>
        </w:tc>
      </w:tr>
    </w:tbl>
    <w:p w:rsidR="00000000" w:rsidDel="00000000" w:rsidP="00000000" w:rsidRDefault="00000000" w:rsidRPr="00000000" w14:paraId="00000167">
      <w:pPr>
        <w:rPr/>
      </w:pPr>
      <w:r w:rsidDel="00000000" w:rsidR="00000000" w:rsidRPr="00000000">
        <w:rPr>
          <w:rtl w:val="0"/>
        </w:rPr>
        <w:t xml:space="preserve">Si sabem el nom dels paràmetres, els podem posar en la funció decorada. En cas de desconéixer-los, podem posar “</w:t>
      </w:r>
      <w:r w:rsidDel="00000000" w:rsidR="00000000" w:rsidRPr="00000000">
        <w:rPr>
          <w:b w:val="1"/>
          <w:rtl w:val="0"/>
        </w:rPr>
        <w:t xml:space="preserve">**args</w:t>
      </w:r>
      <w:r w:rsidDel="00000000" w:rsidR="00000000" w:rsidRPr="00000000">
        <w:rPr>
          <w:rtl w:val="0"/>
        </w:rPr>
        <w:t xml:space="preserve">” i d'aqueixa manera “</w:t>
      </w:r>
      <w:r w:rsidDel="00000000" w:rsidR="00000000" w:rsidRPr="00000000">
        <w:rPr>
          <w:b w:val="1"/>
          <w:rtl w:val="0"/>
        </w:rPr>
        <w:t xml:space="preserve">args</w:t>
      </w:r>
      <w:r w:rsidDel="00000000" w:rsidR="00000000" w:rsidRPr="00000000">
        <w:rPr>
          <w:rtl w:val="0"/>
        </w:rPr>
        <w:t xml:space="preserve">” serà una llista de paràmetres. No cal que siga “</w:t>
      </w:r>
      <w:r w:rsidDel="00000000" w:rsidR="00000000" w:rsidRPr="00000000">
        <w:rPr>
          <w:b w:val="1"/>
          <w:rtl w:val="0"/>
        </w:rPr>
        <w:t xml:space="preserve">args</w:t>
      </w:r>
      <w:r w:rsidDel="00000000" w:rsidR="00000000" w:rsidRPr="00000000">
        <w:rPr>
          <w:rtl w:val="0"/>
        </w:rPr>
        <w:t xml:space="preserve">”, de fet, moltes vegades apareix anomenat com “</w:t>
      </w:r>
      <w:r w:rsidDel="00000000" w:rsidR="00000000" w:rsidRPr="00000000">
        <w:rPr>
          <w:b w:val="1"/>
          <w:rtl w:val="0"/>
        </w:rPr>
        <w:t xml:space="preserve">**kw</w:t>
      </w:r>
      <w:r w:rsidDel="00000000" w:rsidR="00000000" w:rsidRPr="00000000">
        <w:rPr>
          <w:rtl w:val="0"/>
        </w:rPr>
        <w:t xml:space="preserv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Vegem un exemple:</w:t>
      </w:r>
    </w:p>
    <w:tbl>
      <w:tblPr>
        <w:tblStyle w:val="Table4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 auth='public',cors='*', type='http')</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get_course</w:t>
            </w:r>
            <w:r w:rsidDel="00000000" w:rsidR="00000000" w:rsidRPr="00000000">
              <w:rPr>
                <w:rFonts w:ascii="Consolas" w:cs="Consolas" w:eastAsia="Consolas" w:hAnsi="Consolas"/>
                <w:color w:val="333333"/>
                <w:sz w:val="18"/>
                <w:szCs w:val="18"/>
                <w:shd w:fill="f8f8f8" w:val="clear"/>
                <w:rtl w:val="0"/>
              </w:rPr>
              <w:t xml:space="preserve">(self, model, obj, **kw):</w:t>
              <w:br w:type="textWrapping"/>
              <w:t xml:space="preserve"> </w:t>
              <w:tab/>
              <w:t xml:space="preserve">model = http.request.env[model].sudo().search([(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,obj)])</w:t>
              <w:br w:type="textWrapping"/>
              <w:t xml:space="preserve">               </w:t>
              <w:tab/>
              <w:t xml:space="preserve">.mapped(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p: p.read()[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model</w:t>
            </w:r>
            <w:r w:rsidDel="00000000" w:rsidR="00000000" w:rsidRPr="00000000">
              <w:rPr>
                <w:rtl w:val="0"/>
              </w:rPr>
            </w:r>
          </w:p>
        </w:tc>
      </w:tr>
    </w:tbl>
    <w:p w:rsidR="00000000" w:rsidDel="00000000" w:rsidP="00000000" w:rsidRDefault="00000000" w:rsidRPr="00000000" w14:paraId="0000016B">
      <w:pPr>
        <w:rPr/>
      </w:pPr>
      <w:r w:rsidDel="00000000" w:rsidR="00000000" w:rsidRPr="00000000">
        <w:rPr>
          <w:rtl w:val="0"/>
        </w:rPr>
        <w:t xml:space="preserve">Aquest exemple es pot cridar amb un POST en el qual enviem els paràmetres</w:t>
      </w:r>
      <w:r w:rsidDel="00000000" w:rsidR="00000000" w:rsidRPr="00000000">
        <w:rPr>
          <w:rtl w:val="0"/>
        </w:rPr>
        <w:t xml:space="preserve"> “model=course&amp;obj=23” o amb un GET en el qual la URI, suposant estem fent proves en un servidor en“localhost” seria: </w:t>
      </w:r>
      <w:hyperlink r:id="rId10">
        <w:r w:rsidDel="00000000" w:rsidR="00000000" w:rsidRPr="00000000">
          <w:rPr>
            <w:b w:val="1"/>
            <w:color w:val="1155cc"/>
            <w:u w:val="single"/>
            <w:rtl w:val="0"/>
          </w:rPr>
          <w:t xml:space="preserve">http://localhost:8069/school?model=course&amp;obj=23</w:t>
        </w:r>
      </w:hyperlink>
      <w:r w:rsidDel="00000000" w:rsidR="00000000" w:rsidRPr="00000000">
        <w:rPr>
          <w:rtl w:val="0"/>
        </w:rPr>
      </w:r>
    </w:p>
    <w:p w:rsidR="00000000" w:rsidDel="00000000" w:rsidP="00000000" w:rsidRDefault="00000000" w:rsidRPr="00000000" w14:paraId="0000016C">
      <w:pPr>
        <w:pStyle w:val="Heading2"/>
        <w:numPr>
          <w:ilvl w:val="2"/>
          <w:numId w:val="6"/>
        </w:numPr>
        <w:ind w:left="720"/>
        <w:rPr>
          <w:u w:val="none"/>
        </w:rPr>
      </w:pPr>
      <w:bookmarkStart w:colFirst="0" w:colLast="0" w:name="_nkrocuvm5o8n" w:id="13"/>
      <w:bookmarkEnd w:id="13"/>
      <w:r w:rsidDel="00000000" w:rsidR="00000000" w:rsidRPr="00000000">
        <w:rPr>
          <w:rtl w:val="0"/>
        </w:rPr>
        <w:t xml:space="preserve">Paràmetres</w:t>
      </w:r>
      <w:r w:rsidDel="00000000" w:rsidR="00000000" w:rsidRPr="00000000">
        <w:rPr>
          <w:rtl w:val="0"/>
        </w:rPr>
        <w:t xml:space="preserve"> per REST:</w:t>
      </w:r>
    </w:p>
    <w:p w:rsidR="00000000" w:rsidDel="00000000" w:rsidP="00000000" w:rsidRDefault="00000000" w:rsidRPr="00000000" w14:paraId="0000016D">
      <w:pPr>
        <w:rPr/>
      </w:pPr>
      <w:r w:rsidDel="00000000" w:rsidR="00000000" w:rsidRPr="00000000">
        <w:rPr>
          <w:rtl w:val="0"/>
        </w:rPr>
        <w:t xml:space="preserve">Modifiquem aquest exemple per a acceptar peticions a la manera dels serveis REST:</w:t>
      </w:r>
    </w:p>
    <w:tbl>
      <w:tblPr>
        <w:tblStyle w:val="Table4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@http.route('/school/&lt;model&gt;/&lt;obj&gt;', auth='public',cors='*', type='http')</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get_course</w:t>
            </w:r>
            <w:r w:rsidDel="00000000" w:rsidR="00000000" w:rsidRPr="00000000">
              <w:rPr>
                <w:rFonts w:ascii="Consolas" w:cs="Consolas" w:eastAsia="Consolas" w:hAnsi="Consolas"/>
                <w:color w:val="333333"/>
                <w:sz w:val="18"/>
                <w:szCs w:val="18"/>
                <w:shd w:fill="f8f8f8" w:val="clear"/>
                <w:rtl w:val="0"/>
              </w:rPr>
              <w:t xml:space="preserve">(self, model, obj, **kw):</w:t>
              <w:br w:type="textWrapping"/>
              <w:t xml:space="preserve">     </w:t>
              <w:tab/>
              <w:t xml:space="preserve">model = http.request.env[model].sudo().search([(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,obj)])</w:t>
              <w:br w:type="textWrapping"/>
              <w:t xml:space="preserve">                   .mapped(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p: p.read()[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model</w:t>
            </w:r>
            <w:r w:rsidDel="00000000" w:rsidR="00000000" w:rsidRPr="00000000">
              <w:rPr>
                <w:rtl w:val="0"/>
              </w:rPr>
            </w:r>
          </w:p>
        </w:tc>
      </w:tr>
    </w:tbl>
    <w:p w:rsidR="00000000" w:rsidDel="00000000" w:rsidP="00000000" w:rsidRDefault="00000000" w:rsidRPr="00000000" w14:paraId="0000016F">
      <w:pPr>
        <w:rPr>
          <w:b w:val="1"/>
          <w:u w:val="single"/>
        </w:rPr>
      </w:pPr>
      <w:r w:rsidDel="00000000" w:rsidR="00000000" w:rsidRPr="00000000">
        <w:rPr>
          <w:rtl w:val="0"/>
        </w:rPr>
        <w:t xml:space="preserve">No hi ha més que fer una petició POST o GET sense enviar res però amb l'URL (suposant “localhost”): </w:t>
      </w:r>
      <w:hyperlink r:id="rId11">
        <w:r w:rsidDel="00000000" w:rsidR="00000000" w:rsidRPr="00000000">
          <w:rPr>
            <w:b w:val="1"/>
            <w:color w:val="1155cc"/>
            <w:u w:val="single"/>
            <w:rtl w:val="0"/>
          </w:rPr>
          <w:t xml:space="preserve">http://localhost:8069/school/course/23</w:t>
        </w:r>
      </w:hyperlink>
      <w:r w:rsidDel="00000000" w:rsidR="00000000" w:rsidRPr="00000000">
        <w:rPr>
          <w:rtl w:val="0"/>
        </w:rPr>
      </w:r>
    </w:p>
    <w:p w:rsidR="00000000" w:rsidDel="00000000" w:rsidP="00000000" w:rsidRDefault="00000000" w:rsidRPr="00000000" w14:paraId="00000170">
      <w:pPr>
        <w:pStyle w:val="Heading2"/>
        <w:numPr>
          <w:ilvl w:val="2"/>
          <w:numId w:val="6"/>
        </w:numPr>
        <w:ind w:left="720"/>
        <w:rPr>
          <w:u w:val="none"/>
        </w:rPr>
      </w:pPr>
      <w:bookmarkStart w:colFirst="0" w:colLast="0" w:name="_xb6nggy1f5ih" w:id="14"/>
      <w:bookmarkEnd w:id="14"/>
      <w:r w:rsidDel="00000000" w:rsidR="00000000" w:rsidRPr="00000000">
        <w:rPr>
          <w:rtl w:val="0"/>
        </w:rPr>
        <w:t xml:space="preserve">Paràmetres</w:t>
      </w:r>
      <w:r w:rsidDel="00000000" w:rsidR="00000000" w:rsidRPr="00000000">
        <w:rPr>
          <w:rtl w:val="0"/>
        </w:rPr>
        <w:t xml:space="preserve"> per JSON:</w:t>
      </w:r>
    </w:p>
    <w:p w:rsidR="00000000" w:rsidDel="00000000" w:rsidP="00000000" w:rsidRDefault="00000000" w:rsidRPr="00000000" w14:paraId="00000171">
      <w:pPr>
        <w:rPr/>
      </w:pPr>
      <w:r w:rsidDel="00000000" w:rsidR="00000000" w:rsidRPr="00000000">
        <w:rPr>
          <w:rtl w:val="0"/>
        </w:rPr>
        <w:t xml:space="preserve">Tan sols hem de canviar </w:t>
      </w:r>
      <w:r w:rsidDel="00000000" w:rsidR="00000000" w:rsidRPr="00000000">
        <w:rPr>
          <w:b w:val="1"/>
          <w:rtl w:val="0"/>
        </w:rPr>
        <w:t xml:space="preserve">type=’http’</w:t>
      </w:r>
      <w:r w:rsidDel="00000000" w:rsidR="00000000" w:rsidRPr="00000000">
        <w:rPr>
          <w:rtl w:val="0"/>
        </w:rPr>
        <w:t xml:space="preserve"> por </w:t>
      </w:r>
      <w:r w:rsidDel="00000000" w:rsidR="00000000" w:rsidRPr="00000000">
        <w:rPr>
          <w:b w:val="1"/>
          <w:rtl w:val="0"/>
        </w:rPr>
        <w:t xml:space="preserve">type=’json’ </w:t>
      </w:r>
      <w:r w:rsidDel="00000000" w:rsidR="00000000" w:rsidRPr="00000000">
        <w:rPr>
          <w:rtl w:val="0"/>
        </w:rPr>
        <w:t xml:space="preserve">i enviar un POST. Odoo necessita que el POST tinga com a capçalera</w:t>
      </w:r>
      <w:r w:rsidDel="00000000" w:rsidR="00000000" w:rsidRPr="00000000">
        <w:rPr>
          <w:rtl w:val="0"/>
        </w:rPr>
        <w:t xml:space="preserve"> </w:t>
      </w:r>
      <w:r w:rsidDel="00000000" w:rsidR="00000000" w:rsidRPr="00000000">
        <w:rPr>
          <w:b w:val="1"/>
          <w:rtl w:val="0"/>
        </w:rPr>
        <w:t xml:space="preserve">"Content-Type: application/json"</w:t>
      </w:r>
      <w:r w:rsidDel="00000000" w:rsidR="00000000" w:rsidRPr="00000000">
        <w:rPr>
          <w:rtl w:val="0"/>
        </w:rPr>
        <w:t xml:space="preserve"> i el “body” tindrà aquesta sintaxi en el cas de l'exemple anterior:</w:t>
      </w:r>
    </w:p>
    <w:tbl>
      <w:tblPr>
        <w:tblStyle w:val="Table4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'{"jsonrpc":</w:t>
            </w:r>
            <w:r w:rsidDel="00000000" w:rsidR="00000000" w:rsidRPr="00000000">
              <w:rPr>
                <w:rFonts w:ascii="Consolas" w:cs="Consolas" w:eastAsia="Consolas" w:hAnsi="Consolas"/>
                <w:color w:val="dd1144"/>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,"method":</w:t>
            </w:r>
            <w:r w:rsidDel="00000000" w:rsidR="00000000" w:rsidRPr="00000000">
              <w:rPr>
                <w:rFonts w:ascii="Consolas" w:cs="Consolas" w:eastAsia="Consolas" w:hAnsi="Consolas"/>
                <w:color w:val="dd1144"/>
                <w:sz w:val="18"/>
                <w:szCs w:val="18"/>
                <w:shd w:fill="f8f8f8" w:val="clear"/>
                <w:rtl w:val="0"/>
              </w:rPr>
              <w:t xml:space="preserve">"call"</w:t>
            </w:r>
            <w:r w:rsidDel="00000000" w:rsidR="00000000" w:rsidRPr="00000000">
              <w:rPr>
                <w:rFonts w:ascii="Consolas" w:cs="Consolas" w:eastAsia="Consolas" w:hAnsi="Consolas"/>
                <w:color w:val="333333"/>
                <w:sz w:val="18"/>
                <w:szCs w:val="18"/>
                <w:shd w:fill="f8f8f8" w:val="clear"/>
                <w:rtl w:val="0"/>
              </w:rPr>
              <w:t xml:space="preserve">,"params":{"model":</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,"obj":</w:t>
            </w:r>
            <w:r w:rsidDel="00000000" w:rsidR="00000000" w:rsidRPr="00000000">
              <w:rPr>
                <w:rFonts w:ascii="Consolas" w:cs="Consolas" w:eastAsia="Consolas" w:hAnsi="Consolas"/>
                <w:color w:val="dd1144"/>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73">
      <w:pPr>
        <w:rPr/>
      </w:pPr>
      <w:r w:rsidDel="00000000" w:rsidR="00000000" w:rsidRPr="00000000">
        <w:rPr>
          <w:rtl w:val="0"/>
        </w:rPr>
        <w:t xml:space="preserve">Per a provar totes aquestes peticions es recomana usar programes com “PostMan” o l'extensió de Visual Studio Code “Thunder Client”, que permeten fer moltes proves ràpidament. En cas de fer alguna prova puntual, es pot usar “curl” amb comandament com aquest:</w:t>
      </w:r>
    </w:p>
    <w:tbl>
      <w:tblPr>
        <w:tblStyle w:val="Table4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curl -i -X POST -H </w:t>
            </w:r>
            <w:r w:rsidDel="00000000" w:rsidR="00000000" w:rsidRPr="00000000">
              <w:rPr>
                <w:rFonts w:ascii="Consolas" w:cs="Consolas" w:eastAsia="Consolas" w:hAnsi="Consolas"/>
                <w:color w:val="dd1144"/>
                <w:sz w:val="18"/>
                <w:szCs w:val="18"/>
                <w:shd w:fill="f8f8f8" w:val="clear"/>
                <w:rtl w:val="0"/>
              </w:rPr>
              <w:t xml:space="preserve">"Content-Type: application/json"</w:t>
            </w:r>
            <w:r w:rsidDel="00000000" w:rsidR="00000000" w:rsidRPr="00000000">
              <w:rPr>
                <w:rFonts w:ascii="Consolas" w:cs="Consolas" w:eastAsia="Consolas" w:hAnsi="Consolas"/>
                <w:color w:val="333333"/>
                <w:sz w:val="18"/>
                <w:szCs w:val="18"/>
                <w:shd w:fill="f8f8f8" w:val="clear"/>
                <w:rtl w:val="0"/>
              </w:rPr>
              <w:t xml:space="preserve"> \ </w:t>
              <w:br w:type="textWrapping"/>
              <w:t xml:space="preserve">-d </w:t>
            </w:r>
            <w:r w:rsidDel="00000000" w:rsidR="00000000" w:rsidRPr="00000000">
              <w:rPr>
                <w:rFonts w:ascii="Consolas" w:cs="Consolas" w:eastAsia="Consolas" w:hAnsi="Consolas"/>
                <w:color w:val="dd1144"/>
                <w:sz w:val="18"/>
                <w:szCs w:val="18"/>
                <w:shd w:fill="f8f8f8" w:val="clear"/>
                <w:rtl w:val="0"/>
              </w:rPr>
              <w:t xml:space="preserve">'{"jsonrpc":"2.0","method":"call","params":{"model":"course","obj":"23"}}'</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localhost:8069/school</w:t>
            </w:r>
            <w:r w:rsidDel="00000000" w:rsidR="00000000" w:rsidRPr="00000000">
              <w:rPr>
                <w:rtl w:val="0"/>
              </w:rPr>
            </w:r>
          </w:p>
        </w:tc>
      </w:tr>
    </w:tbl>
    <w:p w:rsidR="00000000" w:rsidDel="00000000" w:rsidP="00000000" w:rsidRDefault="00000000" w:rsidRPr="00000000" w14:paraId="00000175">
      <w:pPr>
        <w:rPr/>
      </w:pPr>
      <w:r w:rsidDel="00000000" w:rsidR="00000000" w:rsidRPr="00000000">
        <w:rPr>
          <w:rtl w:val="0"/>
        </w:rPr>
        <w:t xml:space="preserve">El fet de posar </w:t>
      </w:r>
      <w:r w:rsidDel="00000000" w:rsidR="00000000" w:rsidRPr="00000000">
        <w:rPr>
          <w:b w:val="1"/>
          <w:rtl w:val="0"/>
        </w:rPr>
        <w:t xml:space="preserve">type=’json’ </w:t>
      </w:r>
      <w:r w:rsidDel="00000000" w:rsidR="00000000" w:rsidRPr="00000000">
        <w:rPr>
          <w:rtl w:val="0"/>
        </w:rPr>
        <w:t xml:space="preserve">o </w:t>
      </w:r>
      <w:r w:rsidDel="00000000" w:rsidR="00000000" w:rsidRPr="00000000">
        <w:rPr>
          <w:b w:val="1"/>
          <w:rtl w:val="0"/>
        </w:rPr>
        <w:t xml:space="preserve">type=’http’</w:t>
      </w:r>
      <w:r w:rsidDel="00000000" w:rsidR="00000000" w:rsidRPr="00000000">
        <w:rPr>
          <w:rtl w:val="0"/>
        </w:rPr>
        <w:t xml:space="preserve"> canvia el comportament de la funció decorada. </w:t>
      </w:r>
    </w:p>
    <w:p w:rsidR="00000000" w:rsidDel="00000000" w:rsidP="00000000" w:rsidRDefault="00000000" w:rsidRPr="00000000" w14:paraId="00000176">
      <w:pPr>
        <w:rPr>
          <w:b w:val="1"/>
        </w:rPr>
      </w:pPr>
      <w:r w:rsidDel="00000000" w:rsidR="00000000" w:rsidRPr="00000000">
        <w:rPr>
          <w:rtl w:val="0"/>
        </w:rPr>
        <w:t xml:space="preserve">Quant a la manera d'acceptar les dades ha quedat clar, però la manera de retornar-los també canvia. Quan és de tipus </w:t>
      </w:r>
      <w:r w:rsidDel="00000000" w:rsidR="00000000" w:rsidRPr="00000000">
        <w:rPr>
          <w:b w:val="1"/>
          <w:rtl w:val="0"/>
        </w:rPr>
        <w:t xml:space="preserve">“http”</w:t>
      </w:r>
      <w:r w:rsidDel="00000000" w:rsidR="00000000" w:rsidRPr="00000000">
        <w:rPr>
          <w:rtl w:val="0"/>
        </w:rPr>
        <w:t xml:space="preserve">, li diem que retorne un HTML, no obstant això, no sols retorna un HTML, sinó que modifica les capçaleres per a indicar que és de tipus </w:t>
      </w:r>
      <w:r w:rsidDel="00000000" w:rsidR="00000000" w:rsidRPr="00000000">
        <w:rPr>
          <w:b w:val="1"/>
          <w:rtl w:val="0"/>
        </w:rPr>
        <w:t xml:space="preserve">“http”</w:t>
      </w:r>
      <w:r w:rsidDel="00000000" w:rsidR="00000000" w:rsidRPr="00000000">
        <w:rPr>
          <w:rtl w:val="0"/>
        </w:rPr>
        <w:t xml:space="preserve">. Si volem acceptar dades pel mètode GET serà més fàcil dir que és de </w:t>
      </w:r>
      <w:r w:rsidDel="00000000" w:rsidR="00000000" w:rsidRPr="00000000">
        <w:rPr>
          <w:b w:val="1"/>
          <w:rtl w:val="0"/>
        </w:rPr>
        <w:t xml:space="preserve">type=’http’</w:t>
      </w:r>
      <w:r w:rsidDel="00000000" w:rsidR="00000000" w:rsidRPr="00000000">
        <w:rPr>
          <w:rtl w:val="0"/>
        </w:rPr>
        <w:t xml:space="preserve">, però si volem que retorne un JSON, cal indicar-ho manualment manipulant el“</w:t>
      </w:r>
      <w:r w:rsidDel="00000000" w:rsidR="00000000" w:rsidRPr="00000000">
        <w:rPr>
          <w:b w:val="1"/>
          <w:rtl w:val="0"/>
        </w:rPr>
        <w:t xml:space="preserve">http.response”:</w:t>
      </w:r>
    </w:p>
    <w:tbl>
      <w:tblPr>
        <w:tblStyle w:val="Table4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highlight w:val="white"/>
              </w:rPr>
            </w:pPr>
            <w:r w:rsidDel="00000000" w:rsidR="00000000" w:rsidRPr="00000000">
              <w:rPr>
                <w:rFonts w:ascii="Consolas" w:cs="Consolas" w:eastAsia="Consolas" w:hAnsi="Consolas"/>
                <w:color w:val="333333"/>
                <w:sz w:val="18"/>
                <w:szCs w:val="18"/>
                <w:shd w:fill="f8f8f8" w:val="clear"/>
                <w:rtl w:val="0"/>
              </w:rPr>
              <w:t xml:space="preserve">return http.Response(</w:t>
              <w:br w:type="textWrapping"/>
              <w:t xml:space="preserve">   json.dumps(resp),</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78">
      <w:pPr>
        <w:rPr/>
      </w:pPr>
      <w:r w:rsidDel="00000000" w:rsidR="00000000" w:rsidRPr="00000000">
        <w:rPr>
          <w:rtl w:val="0"/>
        </w:rPr>
        <w:t xml:space="preserve">L'ús de</w:t>
      </w:r>
      <w:r w:rsidDel="00000000" w:rsidR="00000000" w:rsidRPr="00000000">
        <w:rPr>
          <w:rtl w:val="0"/>
        </w:rPr>
        <w:t xml:space="preserve"> “</w:t>
      </w:r>
      <w:r w:rsidDel="00000000" w:rsidR="00000000" w:rsidRPr="00000000">
        <w:rPr>
          <w:b w:val="1"/>
          <w:rtl w:val="0"/>
        </w:rPr>
        <w:t xml:space="preserve">http.response</w:t>
      </w:r>
      <w:r w:rsidDel="00000000" w:rsidR="00000000" w:rsidRPr="00000000">
        <w:rPr>
          <w:rtl w:val="0"/>
        </w:rPr>
        <w:t xml:space="preserve">” no és necessari en cas de retornar un JSON per un decorador de tipus “json” o un HTML per un decorador “http”, ja que el propi decorador ja afig les capçaleres necessàries i serialitza les dades.</w:t>
      </w:r>
    </w:p>
    <w:p w:rsidR="00000000" w:rsidDel="00000000" w:rsidP="00000000" w:rsidRDefault="00000000" w:rsidRPr="00000000" w14:paraId="00000179">
      <w:pPr>
        <w:rPr/>
      </w:pPr>
      <w:r w:rsidDel="00000000" w:rsidR="00000000" w:rsidRPr="00000000">
        <w:rPr>
          <w:rtl w:val="0"/>
        </w:rPr>
        <w:t xml:space="preserve">A vegades pot haver-hi un problema amb l'objecte que retornem, ja que la funció “json.dumps” no sempre podrà serialitzar tot tipus de dades. És possible indicar-li que funció aplicar perquè intente serialitzar dades “no serializables” amb el paràmetre “default”. Per exemple:</w:t>
      </w:r>
    </w:p>
    <w:tbl>
      <w:tblPr>
        <w:tblStyle w:val="Table4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return http.Response(</w:t>
              <w:br w:type="textWrapping"/>
              <w:t xml:space="preserve">   json.dumps(resp), default=str</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Amb aquest exemple, a les dades no serializables, els intenta aplicar la funcion “str”. Això és útil per exemple amb les dades en format “datetime”. No obstant això, hi haurà casos en els quals no serà suficient i haurem de realitzar-vos manualment.</w:t>
      </w:r>
    </w:p>
    <w:p w:rsidR="00000000" w:rsidDel="00000000" w:rsidP="00000000" w:rsidRDefault="00000000" w:rsidRPr="00000000" w14:paraId="0000017D">
      <w:pPr>
        <w:pStyle w:val="Heading1"/>
        <w:numPr>
          <w:ilvl w:val="2"/>
          <w:numId w:val="6"/>
        </w:numPr>
        <w:ind w:left="720"/>
        <w:rPr>
          <w:u w:val="none"/>
        </w:rPr>
      </w:pPr>
      <w:bookmarkStart w:colFirst="0" w:colLast="0" w:name="_kbrefjybl8z0" w:id="15"/>
      <w:bookmarkEnd w:id="15"/>
      <w:r w:rsidDel="00000000" w:rsidR="00000000" w:rsidRPr="00000000">
        <w:rPr>
          <w:rtl w:val="0"/>
        </w:rPr>
        <w:t xml:space="preserve">Cors amb Odoo</w:t>
      </w:r>
    </w:p>
    <w:p w:rsidR="00000000" w:rsidDel="00000000" w:rsidP="00000000" w:rsidRDefault="00000000" w:rsidRPr="00000000" w14:paraId="0000017E">
      <w:pPr>
        <w:rPr/>
      </w:pPr>
      <w:r w:rsidDel="00000000" w:rsidR="00000000" w:rsidRPr="00000000">
        <w:rPr>
          <w:rtl w:val="0"/>
        </w:rPr>
        <w:t xml:space="preserve">En cas de fer peticions des d'una altra URL, com en el cas de les API, cal configurar el </w:t>
      </w:r>
      <w:r w:rsidDel="00000000" w:rsidR="00000000" w:rsidRPr="00000000">
        <w:rPr>
          <w:b w:val="1"/>
          <w:rtl w:val="0"/>
        </w:rPr>
        <w:t xml:space="preserve">cors=</w:t>
      </w:r>
      <w:r w:rsidDel="00000000" w:rsidR="00000000" w:rsidRPr="00000000">
        <w:rPr>
          <w:rtl w:val="0"/>
        </w:rPr>
        <w:t xml:space="preserve"> amb els dominis dels clients que accepta. Normalment, posarem </w:t>
      </w:r>
      <w:r w:rsidDel="00000000" w:rsidR="00000000" w:rsidRPr="00000000">
        <w:rPr>
          <w:b w:val="1"/>
          <w:rtl w:val="0"/>
        </w:rPr>
        <w:t xml:space="preserve">cors=”*”</w:t>
      </w:r>
      <w:r w:rsidDel="00000000" w:rsidR="00000000" w:rsidRPr="00000000">
        <w:rPr>
          <w:rtl w:val="0"/>
        </w:rPr>
        <w:t xml:space="preserve"> com en alguns exemples anteriors, amb la finalitat d'acceptar connexions des de qualsevol domini.</w:t>
      </w:r>
    </w:p>
    <w:p w:rsidR="00000000" w:rsidDel="00000000" w:rsidP="00000000" w:rsidRDefault="00000000" w:rsidRPr="00000000" w14:paraId="0000017F">
      <w:pPr>
        <w:rPr/>
      </w:pPr>
      <w:r w:rsidDel="00000000" w:rsidR="00000000" w:rsidRPr="00000000">
        <w:rPr>
          <w:rtl w:val="0"/>
        </w:rPr>
        <w:t xml:space="preserve">En fer peticions Cross-Origin, les cookies que envia el servidor en autenticar no es registren en el navegador, </w:t>
      </w:r>
      <w:r w:rsidDel="00000000" w:rsidR="00000000" w:rsidRPr="00000000">
        <w:rPr>
          <w:b w:val="1"/>
          <w:rtl w:val="0"/>
        </w:rPr>
        <w:t xml:space="preserve">per la qual cosa és necessari implementar un protocol de sessió per “Token”</w:t>
      </w:r>
      <w:r w:rsidDel="00000000" w:rsidR="00000000" w:rsidRPr="00000000">
        <w:rPr>
          <w:rtl w:val="0"/>
        </w:rPr>
        <w:t xml:space="preserve">.</w:t>
      </w:r>
    </w:p>
    <w:p w:rsidR="00000000" w:rsidDel="00000000" w:rsidP="00000000" w:rsidRDefault="00000000" w:rsidRPr="00000000" w14:paraId="00000180">
      <w:pPr>
        <w:rPr/>
      </w:pPr>
      <w:r w:rsidDel="00000000" w:rsidR="00000000" w:rsidRPr="00000000">
        <w:rPr>
          <w:rtl w:val="0"/>
        </w:rPr>
        <w:t xml:space="preserve">Si volem que tot Odoo accepte CORS, el millor és configurar un Nginx com proxy i ja de pas que establim aquesta configuració, configurar l'HTTPS.</w:t>
      </w:r>
    </w:p>
    <w:p w:rsidR="00000000" w:rsidDel="00000000" w:rsidP="00000000" w:rsidRDefault="00000000" w:rsidRPr="00000000" w14:paraId="00000181">
      <w:pPr>
        <w:pStyle w:val="Heading1"/>
        <w:numPr>
          <w:ilvl w:val="2"/>
          <w:numId w:val="6"/>
        </w:numPr>
        <w:ind w:left="720"/>
        <w:rPr>
          <w:u w:val="none"/>
        </w:rPr>
      </w:pPr>
      <w:bookmarkStart w:colFirst="0" w:colLast="0" w:name="_jwfejzz27350" w:id="11"/>
      <w:bookmarkEnd w:id="11"/>
      <w:r w:rsidDel="00000000" w:rsidR="00000000" w:rsidRPr="00000000">
        <w:rPr>
          <w:rtl w:val="0"/>
        </w:rPr>
        <w:t xml:space="preserve">Autenticació</w:t>
      </w:r>
    </w:p>
    <w:p w:rsidR="00000000" w:rsidDel="00000000" w:rsidP="00000000" w:rsidRDefault="00000000" w:rsidRPr="00000000" w14:paraId="00000182">
      <w:pPr>
        <w:rPr/>
      </w:pPr>
      <w:r w:rsidDel="00000000" w:rsidR="00000000" w:rsidRPr="00000000">
        <w:rPr>
          <w:rtl w:val="0"/>
        </w:rPr>
        <w:t xml:space="preserve">Aquest és el codi del controlador d'autenticació en Odoo:</w:t>
      </w:r>
    </w:p>
    <w:tbl>
      <w:tblPr>
        <w:tblStyle w:val="Table4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@http.route('/web/session/authenticate', type='json', auth="none")</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authenticate</w:t>
            </w:r>
            <w:r w:rsidDel="00000000" w:rsidR="00000000" w:rsidRPr="00000000">
              <w:rPr>
                <w:rFonts w:ascii="Consolas" w:cs="Consolas" w:eastAsia="Consolas" w:hAnsi="Consolas"/>
                <w:color w:val="333333"/>
                <w:sz w:val="18"/>
                <w:szCs w:val="18"/>
                <w:shd w:fill="f8f8f8" w:val="clear"/>
                <w:rtl w:val="0"/>
              </w:rPr>
              <w:t xml:space="preserve">(self, db, login, password, base_location=None):</w:t>
              <w:br w:type="textWrapping"/>
              <w:t xml:space="preserve">    request.session.authenticate(db, login, password)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  </w:t>
            </w:r>
            <w:r w:rsidDel="00000000" w:rsidR="00000000" w:rsidRPr="00000000">
              <w:rPr>
                <w:rtl w:val="0"/>
              </w:rPr>
            </w:r>
          </w:p>
        </w:tc>
      </w:tr>
    </w:tbl>
    <w:p w:rsidR="00000000" w:rsidDel="00000000" w:rsidP="00000000" w:rsidRDefault="00000000" w:rsidRPr="00000000" w14:paraId="00000184">
      <w:pPr>
        <w:rPr/>
      </w:pPr>
      <w:r w:rsidDel="00000000" w:rsidR="00000000" w:rsidRPr="00000000">
        <w:rPr>
          <w:rFonts w:ascii="Consolas" w:cs="Consolas" w:eastAsia="Consolas" w:hAnsi="Consolas"/>
          <w:b w:val="1"/>
          <w:sz w:val="18"/>
          <w:szCs w:val="18"/>
          <w:highlight w:val="white"/>
          <w:rtl w:val="0"/>
        </w:rPr>
        <w:t xml:space="preserve">                </w:t>
      </w: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En cas de fer una aplicació web en la mateixa URL i necessitar autenticació amb un usuari d'Odoo, haurem de fer una petició amb JSON a aquesta ruta.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Si esteu utilitzant Visual Studio Code com a entorn de desenvolupament, existeix un plugin anomenat “Thunder Client” que pot ajudar-vos a testar des del propi entorn aquest tipus de crides.</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Aquest plugin pot obtenir-se en:</w:t>
      </w:r>
    </w:p>
    <w:p w:rsidR="00000000" w:rsidDel="00000000" w:rsidP="00000000" w:rsidRDefault="00000000" w:rsidRPr="00000000" w14:paraId="0000018A">
      <w:pPr>
        <w:rPr/>
      </w:pPr>
      <w:hyperlink r:id="rId12">
        <w:r w:rsidDel="00000000" w:rsidR="00000000" w:rsidRPr="00000000">
          <w:rPr>
            <w:color w:val="1155cc"/>
            <w:u w:val="single"/>
            <w:rtl w:val="0"/>
          </w:rPr>
          <w:t xml:space="preserve">https://marketplace.visualstudio.com/items?itemName=rangav.vscode-thunder-client</w:t>
        </w:r>
      </w:hyperlink>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Un altre sistema popular per a realitzar aquest tipus de proves és “Postman”, disponible en </w:t>
      </w:r>
      <w:hyperlink r:id="rId13">
        <w:r w:rsidDel="00000000" w:rsidR="00000000" w:rsidRPr="00000000">
          <w:rPr>
            <w:color w:val="1155cc"/>
            <w:u w:val="single"/>
            <w:rtl w:val="0"/>
          </w:rPr>
          <w:t xml:space="preserve">https://www.postman.com/</w:t>
        </w:r>
      </w:hyperlink>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Ací veiem un exemple amb el programa “PostMan”:</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jc w:val="center"/>
        <w:rPr/>
      </w:pPr>
      <w:r w:rsidDel="00000000" w:rsidR="00000000" w:rsidRPr="00000000">
        <w:rPr/>
        <w:drawing>
          <wp:inline distB="114300" distT="114300" distL="114300" distR="114300">
            <wp:extent cx="4454450" cy="3279457"/>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454450" cy="3279457"/>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1"/>
        <w:numPr>
          <w:ilvl w:val="2"/>
          <w:numId w:val="6"/>
        </w:numPr>
        <w:ind w:left="720"/>
        <w:rPr>
          <w:u w:val="none"/>
        </w:rPr>
      </w:pPr>
      <w:bookmarkStart w:colFirst="0" w:colLast="0" w:name="_6224rtoqshe" w:id="16"/>
      <w:bookmarkEnd w:id="16"/>
      <w:r w:rsidDel="00000000" w:rsidR="00000000" w:rsidRPr="00000000">
        <w:rPr>
          <w:rtl w:val="0"/>
        </w:rPr>
        <w:t xml:space="preserve">Fer una API REST</w:t>
      </w:r>
    </w:p>
    <w:p w:rsidR="00000000" w:rsidDel="00000000" w:rsidP="00000000" w:rsidRDefault="00000000" w:rsidRPr="00000000" w14:paraId="00000191">
      <w:pPr>
        <w:rPr/>
      </w:pPr>
      <w:r w:rsidDel="00000000" w:rsidR="00000000" w:rsidRPr="00000000">
        <w:rPr>
          <w:rtl w:val="0"/>
        </w:rPr>
        <w:t xml:space="preserve">Odoo està més orientat a crear webs amb el seu framework o en la seua URL que per a fer d'API. Però si volem fer una aplicació mòbil o una aplicació web externa que consulte les seues dades, podem optar per crear una API REST. Hem de tenir en compte els següents factors:</w:t>
      </w:r>
    </w:p>
    <w:p w:rsidR="00000000" w:rsidDel="00000000" w:rsidP="00000000" w:rsidRDefault="00000000" w:rsidRPr="00000000" w14:paraId="00000192">
      <w:pPr>
        <w:numPr>
          <w:ilvl w:val="0"/>
          <w:numId w:val="12"/>
        </w:numPr>
        <w:spacing w:after="0" w:afterAutospacing="0"/>
        <w:ind w:left="720" w:hanging="360"/>
      </w:pPr>
      <w:r w:rsidDel="00000000" w:rsidR="00000000" w:rsidRPr="00000000">
        <w:rPr>
          <w:rtl w:val="0"/>
        </w:rPr>
        <w:t xml:space="preserve">Cal posar </w:t>
      </w:r>
      <w:r w:rsidDel="00000000" w:rsidR="00000000" w:rsidRPr="00000000">
        <w:rPr>
          <w:b w:val="1"/>
          <w:rtl w:val="0"/>
        </w:rPr>
        <w:t xml:space="preserve">cors=”*”</w:t>
      </w:r>
      <w:r w:rsidDel="00000000" w:rsidR="00000000" w:rsidRPr="00000000">
        <w:rPr>
          <w:rtl w:val="0"/>
        </w:rPr>
        <w:t xml:space="preserve"> per a poder accedir.</w:t>
      </w:r>
    </w:p>
    <w:p w:rsidR="00000000" w:rsidDel="00000000" w:rsidP="00000000" w:rsidRDefault="00000000" w:rsidRPr="00000000" w14:paraId="00000193">
      <w:pPr>
        <w:numPr>
          <w:ilvl w:val="0"/>
          <w:numId w:val="12"/>
        </w:numPr>
        <w:spacing w:after="0" w:afterAutospacing="0" w:before="0" w:beforeAutospacing="0"/>
        <w:ind w:left="720" w:hanging="360"/>
      </w:pPr>
      <w:r w:rsidDel="00000000" w:rsidR="00000000" w:rsidRPr="00000000">
        <w:rPr>
          <w:rtl w:val="0"/>
        </w:rPr>
        <w:t xml:space="preserve">Hem de desactivar </w:t>
      </w:r>
      <w:r w:rsidDel="00000000" w:rsidR="00000000" w:rsidRPr="00000000">
        <w:rPr>
          <w:b w:val="1"/>
          <w:rtl w:val="0"/>
        </w:rPr>
        <w:t xml:space="preserve">csrf</w:t>
      </w:r>
      <w:r w:rsidDel="00000000" w:rsidR="00000000" w:rsidRPr="00000000">
        <w:rPr>
          <w:rtl w:val="0"/>
        </w:rPr>
        <w:t xml:space="preserve">, ja que no ho podem usar.</w:t>
      </w:r>
    </w:p>
    <w:p w:rsidR="00000000" w:rsidDel="00000000" w:rsidP="00000000" w:rsidRDefault="00000000" w:rsidRPr="00000000" w14:paraId="00000194">
      <w:pPr>
        <w:numPr>
          <w:ilvl w:val="0"/>
          <w:numId w:val="12"/>
        </w:numPr>
        <w:spacing w:after="0" w:afterAutospacing="0" w:before="0" w:beforeAutospacing="0"/>
        <w:ind w:left="720" w:hanging="360"/>
      </w:pPr>
      <w:r w:rsidDel="00000000" w:rsidR="00000000" w:rsidRPr="00000000">
        <w:rPr>
          <w:rtl w:val="0"/>
        </w:rPr>
        <w:t xml:space="preserve">No podem utilitzar directament l'autenticació amb Odoo. Necessitem implementar algun protocol per a mantenir la sessió, alguna cosa com “Tokens JWT”.</w:t>
      </w:r>
    </w:p>
    <w:p w:rsidR="00000000" w:rsidDel="00000000" w:rsidP="00000000" w:rsidRDefault="00000000" w:rsidRPr="00000000" w14:paraId="00000195">
      <w:pPr>
        <w:numPr>
          <w:ilvl w:val="0"/>
          <w:numId w:val="12"/>
        </w:numPr>
        <w:spacing w:after="0" w:afterAutospacing="0" w:before="0" w:beforeAutospacing="0"/>
        <w:ind w:left="720" w:hanging="360"/>
      </w:pPr>
      <w:r w:rsidDel="00000000" w:rsidR="00000000" w:rsidRPr="00000000">
        <w:rPr>
          <w:rtl w:val="0"/>
        </w:rPr>
        <w:t xml:space="preserve">En les API REST, el mètode de la petició és el verb, així que cal obtenir el mètode per a fer coses diferents.</w:t>
      </w:r>
    </w:p>
    <w:p w:rsidR="00000000" w:rsidDel="00000000" w:rsidP="00000000" w:rsidRDefault="00000000" w:rsidRPr="00000000" w14:paraId="00000196">
      <w:pPr>
        <w:numPr>
          <w:ilvl w:val="0"/>
          <w:numId w:val="12"/>
        </w:numPr>
        <w:spacing w:before="0" w:beforeAutospacing="0"/>
        <w:ind w:left="720" w:hanging="360"/>
      </w:pPr>
      <w:r w:rsidDel="00000000" w:rsidR="00000000" w:rsidRPr="00000000">
        <w:rPr>
          <w:rtl w:val="0"/>
        </w:rPr>
        <w:t xml:space="preserve">Si en el decorador posem </w:t>
      </w:r>
      <w:r w:rsidDel="00000000" w:rsidR="00000000" w:rsidRPr="00000000">
        <w:rPr>
          <w:b w:val="1"/>
          <w:rtl w:val="0"/>
        </w:rPr>
        <w:t xml:space="preserve">type=’json’</w:t>
      </w:r>
      <w:r w:rsidDel="00000000" w:rsidR="00000000" w:rsidRPr="00000000">
        <w:rPr>
          <w:rtl w:val="0"/>
        </w:rPr>
        <w:t xml:space="preserve">, no pot acceptar peticions GET, ja que no tenen un bodi. No obstant això si posem </w:t>
      </w:r>
      <w:r w:rsidDel="00000000" w:rsidR="00000000" w:rsidRPr="00000000">
        <w:rPr>
          <w:b w:val="1"/>
          <w:rtl w:val="0"/>
        </w:rPr>
        <w:t xml:space="preserve">type=’http’</w:t>
      </w:r>
      <w:r w:rsidDel="00000000" w:rsidR="00000000" w:rsidRPr="00000000">
        <w:rPr>
          <w:rtl w:val="0"/>
        </w:rPr>
        <w:t xml:space="preserve">cal retornar un JSON igualment. Depèn del que demanem per GET i com ho implementem, podem tenir un problema en convertir de “recordset” a JSON amb </w:t>
      </w:r>
      <w:r w:rsidDel="00000000" w:rsidR="00000000" w:rsidRPr="00000000">
        <w:rPr>
          <w:rtl w:val="0"/>
        </w:rPr>
        <w:t xml:space="preserve">“</w:t>
      </w:r>
      <w:r w:rsidDel="00000000" w:rsidR="00000000" w:rsidRPr="00000000">
        <w:rPr>
          <w:b w:val="1"/>
          <w:rtl w:val="0"/>
        </w:rPr>
        <w:t xml:space="preserve">json.dumps()”</w:t>
      </w:r>
      <w:r w:rsidDel="00000000" w:rsidR="00000000" w:rsidRPr="00000000">
        <w:rPr>
          <w:rtl w:val="0"/>
        </w:rPr>
        <w:t xml:space="preserve">, pero lo podemos solventar amb “default=str” (com hem comentat abans) o amb una eina interna d'Odoo “</w:t>
      </w:r>
      <w:r w:rsidDel="00000000" w:rsidR="00000000" w:rsidRPr="00000000">
        <w:rPr>
          <w:b w:val="1"/>
          <w:rtl w:val="0"/>
        </w:rPr>
        <w:t xml:space="preserve">odoo.tools.date_utils”</w:t>
      </w:r>
      <w:r w:rsidDel="00000000" w:rsidR="00000000" w:rsidRPr="00000000">
        <w:rPr>
          <w:rtl w:val="0"/>
        </w:rPr>
        <w:t xml:space="preserv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Vegem un exemple:</w:t>
      </w:r>
      <w:r w:rsidDel="00000000" w:rsidR="00000000" w:rsidRPr="00000000">
        <w:rPr>
          <w:rtl w:val="0"/>
        </w:rPr>
      </w:r>
    </w:p>
    <w:tbl>
      <w:tblPr>
        <w:tblStyle w:val="Table4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6666"/>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@http.route('/school/api/&lt;model&gt;', auth="none", cors='*', csrf=False, methods=["POST","PUT","PATCH"] ,type='json')</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apiPost</w:t>
            </w:r>
            <w:r w:rsidDel="00000000" w:rsidR="00000000" w:rsidRPr="00000000">
              <w:rPr>
                <w:rFonts w:ascii="Consolas" w:cs="Consolas" w:eastAsia="Consolas" w:hAnsi="Consolas"/>
                <w:color w:val="333333"/>
                <w:sz w:val="18"/>
                <w:szCs w:val="18"/>
                <w:shd w:fill="f8f8f8" w:val="clear"/>
                <w:rtl w:val="0"/>
              </w:rPr>
              <w:t xml:space="preserve">(self, **args):</w:t>
              <w:br w:type="textWrapping"/>
              <w:t xml:space="preserve">  print(</w:t>
            </w:r>
            <w:r w:rsidDel="00000000" w:rsidR="00000000" w:rsidRPr="00000000">
              <w:rPr>
                <w:rFonts w:ascii="Consolas" w:cs="Consolas" w:eastAsia="Consolas" w:hAnsi="Consolas"/>
                <w:color w:val="dd1144"/>
                <w:sz w:val="18"/>
                <w:szCs w:val="18"/>
                <w:shd w:fill="f8f8f8" w:val="clear"/>
                <w:rtl w:val="0"/>
              </w:rPr>
              <w:t xml:space="preserve">'********** API POST PUT ***************************************'</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print(args, http.request.httprequest.method)</w:t>
              <w:br w:type="textWrapping"/>
              <w:t xml:space="preserve">  model = args[</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'POST'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model].sudo().create(args[</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record.read()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'PUT'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or</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'PATCH'</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args[</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record.write(args[</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record.read()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w:t>
              <w:br w:type="textWrapping"/>
            </w:r>
            <w:r w:rsidDel="00000000" w:rsidR="00000000" w:rsidRPr="00000000">
              <w:rPr>
                <w:rFonts w:ascii="Consolas" w:cs="Consolas" w:eastAsia="Consolas" w:hAnsi="Consolas"/>
                <w:b w:val="1"/>
                <w:color w:val="999999"/>
                <w:sz w:val="18"/>
                <w:szCs w:val="18"/>
                <w:shd w:fill="f8f8f8" w:val="clear"/>
                <w:rtl w:val="0"/>
              </w:rPr>
              <w:t xml:space="preserve">@http.route('/school/api/&lt;model&gt;', auth="none", cors='*', csrf=False, methods=["GET", "DELETE"], type='http')</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apiGet</w:t>
            </w:r>
            <w:r w:rsidDel="00000000" w:rsidR="00000000" w:rsidRPr="00000000">
              <w:rPr>
                <w:rFonts w:ascii="Consolas" w:cs="Consolas" w:eastAsia="Consolas" w:hAnsi="Consolas"/>
                <w:color w:val="333333"/>
                <w:sz w:val="18"/>
                <w:szCs w:val="18"/>
                <w:shd w:fill="f8f8f8" w:val="clear"/>
                <w:rtl w:val="0"/>
              </w:rPr>
              <w:t xml:space="preserve">(self, **args):</w:t>
              <w:br w:type="textWrapping"/>
              <w:t xml:space="preserve">  print(</w:t>
            </w:r>
            <w:r w:rsidDel="00000000" w:rsidR="00000000" w:rsidRPr="00000000">
              <w:rPr>
                <w:rFonts w:ascii="Consolas" w:cs="Consolas" w:eastAsia="Consolas" w:hAnsi="Consolas"/>
                <w:color w:val="dd1144"/>
                <w:sz w:val="18"/>
                <w:szCs w:val="18"/>
                <w:shd w:fill="f8f8f8" w:val="clear"/>
                <w:rtl w:val="0"/>
              </w:rPr>
              <w:t xml:space="preserve">'********** API GET DELETE ***************************************'</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print(args, http.request.httprequest.method)</w:t>
              <w:br w:type="textWrapping"/>
              <w:t xml:space="preserve">  model = args[</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search =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args:</w:t>
              <w:br w:type="textWrapping"/>
              <w:t xml:space="preserve">      search = [(</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args[</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'GET'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model].sudo().search(search)</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http.Response( </w:t>
            </w:r>
            <w:r w:rsidDel="00000000" w:rsidR="00000000" w:rsidRPr="00000000">
              <w:rPr>
                <w:rFonts w:ascii="Consolas" w:cs="Consolas" w:eastAsia="Consolas" w:hAnsi="Consolas"/>
                <w:i w:val="1"/>
                <w:color w:val="999988"/>
                <w:sz w:val="18"/>
                <w:szCs w:val="18"/>
                <w:shd w:fill="f8f8f8" w:val="clear"/>
                <w:rtl w:val="0"/>
              </w:rPr>
              <w:t xml:space="preserve"># Retornará un array sin el formato '{"jsonrpc":"2.0"...</w:t>
            </w:r>
            <w:r w:rsidDel="00000000" w:rsidR="00000000" w:rsidRPr="00000000">
              <w:rPr>
                <w:rFonts w:ascii="Consolas" w:cs="Consolas" w:eastAsia="Consolas" w:hAnsi="Consolas"/>
                <w:color w:val="333333"/>
                <w:sz w:val="18"/>
                <w:szCs w:val="18"/>
                <w:shd w:fill="f8f8f8" w:val="clear"/>
                <w:rtl w:val="0"/>
              </w:rPr>
              <w:br w:type="textWrapping"/>
              <w:t xml:space="preserve">       json.dumps(record.read(), default=date_utils.json_default),</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br w:type="textWrapping"/>
              <w:t xml:space="preserve">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'DELETE'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model].sudo().search(search)[</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record.unlink()</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http.Response(</w:t>
              <w:br w:type="textWrapping"/>
              <w:t xml:space="preserve">       json.dumps(record.read(), default=date_utils.json_default),</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br w:type="textWrapping"/>
              <w:t xml:space="preserve">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w:t>
            </w:r>
            <w:r w:rsidDel="00000000" w:rsidR="00000000" w:rsidRPr="00000000">
              <w:rPr>
                <w:rtl w:val="0"/>
              </w:rPr>
            </w:r>
          </w:p>
        </w:tc>
      </w:tr>
    </w:tbl>
    <w:p w:rsidR="00000000" w:rsidDel="00000000" w:rsidP="00000000" w:rsidRDefault="00000000" w:rsidRPr="00000000" w14:paraId="0000019A">
      <w:pPr>
        <w:rPr/>
      </w:pPr>
      <w:r w:rsidDel="00000000" w:rsidR="00000000" w:rsidRPr="00000000">
        <w:rPr>
          <w:rtl w:val="0"/>
        </w:rPr>
        <w:t xml:space="preserve">En aquest exemple mancada tot el relatiu a l'autenticació i algunes comprovacions per a evitar errors, però es pot veure com fem una cosa diferent en funció del mètode HTTP. Resulta més fàcil de gestionar el GET i el POST per separat pel “type”.</w:t>
      </w:r>
      <w:r w:rsidDel="00000000" w:rsidR="00000000" w:rsidRPr="00000000">
        <w:rPr>
          <w:rtl w:val="0"/>
        </w:rPr>
      </w:r>
    </w:p>
    <w:p w:rsidR="00000000" w:rsidDel="00000000" w:rsidP="00000000" w:rsidRDefault="00000000" w:rsidRPr="00000000" w14:paraId="0000019B">
      <w:pPr>
        <w:pStyle w:val="Heading1"/>
        <w:numPr>
          <w:ilvl w:val="2"/>
          <w:numId w:val="6"/>
        </w:numPr>
        <w:ind w:left="720"/>
        <w:rPr>
          <w:u w:val="none"/>
        </w:rPr>
      </w:pPr>
      <w:bookmarkStart w:colFirst="0" w:colLast="0" w:name="_jwfejzz27350" w:id="11"/>
      <w:bookmarkEnd w:id="11"/>
      <w:r w:rsidDel="00000000" w:rsidR="00000000" w:rsidRPr="00000000">
        <w:rPr>
          <w:rtl w:val="0"/>
        </w:rPr>
        <w:t xml:space="preserve">Comunicar un SPA Vue/React/Angular con Odoo</w:t>
      </w:r>
    </w:p>
    <w:p w:rsidR="00000000" w:rsidDel="00000000" w:rsidP="00000000" w:rsidRDefault="00000000" w:rsidRPr="00000000" w14:paraId="0000019C">
      <w:pPr>
        <w:rPr/>
      </w:pPr>
      <w:r w:rsidDel="00000000" w:rsidR="00000000" w:rsidRPr="00000000">
        <w:rPr>
          <w:rtl w:val="0"/>
        </w:rPr>
        <w:t xml:space="preserve">Aquest apartat no té molt a veure amb el mòdul, no obstant això és interessant com a enllaç amb el mòdul “Desenvolupament Web en Entorn Client” del CFGS DAW o com a introducció a un projecte final de cicle. Aquest seria el servei d'Angular que fa peticions a l'API REST de l'apartat anterior:</w:t>
      </w:r>
    </w:p>
    <w:p w:rsidR="00000000" w:rsidDel="00000000" w:rsidP="00000000" w:rsidRDefault="00000000" w:rsidRPr="00000000" w14:paraId="0000019D">
      <w:pPr>
        <w:rPr/>
      </w:pPr>
      <w:r w:rsidDel="00000000" w:rsidR="00000000" w:rsidRPr="00000000">
        <w:rPr>
          <w:rtl w:val="0"/>
        </w:rPr>
      </w:r>
    </w:p>
    <w:tbl>
      <w:tblPr>
        <w:tblStyle w:val="Table4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@Injectable({</w:t>
            </w:r>
            <w:r w:rsidDel="00000000" w:rsidR="00000000" w:rsidRPr="00000000">
              <w:rPr>
                <w:rFonts w:ascii="Consolas" w:cs="Consolas" w:eastAsia="Consolas" w:hAnsi="Consolas"/>
                <w:color w:val="333333"/>
                <w:sz w:val="18"/>
                <w:szCs w:val="18"/>
                <w:shd w:fill="f8f8f8" w:val="clear"/>
                <w:rtl w:val="0"/>
              </w:rPr>
              <w:br w:type="textWrapping"/>
              <w:t xml:space="preserve">  providedIn: </w:t>
            </w:r>
            <w:r w:rsidDel="00000000" w:rsidR="00000000" w:rsidRPr="00000000">
              <w:rPr>
                <w:rFonts w:ascii="Consolas" w:cs="Consolas" w:eastAsia="Consolas" w:hAnsi="Consolas"/>
                <w:color w:val="dd1144"/>
                <w:sz w:val="18"/>
                <w:szCs w:val="18"/>
                <w:shd w:fill="f8f8f8" w:val="clear"/>
                <w:rtl w:val="0"/>
              </w:rPr>
              <w:t xml:space="preserve">'root'</w:t>
            </w:r>
            <w:r w:rsidDel="00000000" w:rsidR="00000000" w:rsidRPr="00000000">
              <w:rPr>
                <w:rFonts w:ascii="Consolas" w:cs="Consolas" w:eastAsia="Consolas" w:hAnsi="Consolas"/>
                <w:color w:val="333333"/>
                <w:sz w:val="18"/>
                <w:szCs w:val="18"/>
                <w:shd w:fill="f8f8f8" w:val="clear"/>
                <w:rtl w:val="0"/>
              </w:rPr>
              <w:br w:type="textWrapping"/>
              <w:t xml:space="preserve">})</w:t>
              <w:br w:type="textWrapping"/>
              <w:t xml:space="preserve">export </w:t>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CourseService</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b w:val="1"/>
                <w:color w:val="445588"/>
                <w:sz w:val="18"/>
                <w:szCs w:val="18"/>
                <w:shd w:fill="f8f8f8" w:val="clear"/>
                <w:rtl w:val="0"/>
              </w:rPr>
              <w:t xml:space="preserve">courseURL</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b w:val="1"/>
                <w:color w:val="445588"/>
                <w:sz w:val="18"/>
                <w:szCs w:val="18"/>
                <w:shd w:fill="f8f8f8" w:val="clear"/>
                <w:rtl w:val="0"/>
              </w:rPr>
              <w:t xml:space="preserve">environment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445588"/>
                <w:sz w:val="18"/>
                <w:szCs w:val="18"/>
                <w:shd w:fill="f8f8f8" w:val="clear"/>
                <w:rtl w:val="0"/>
              </w:rPr>
              <w:t xml:space="preserve">url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445588"/>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b w:val="1"/>
                <w:color w:val="445588"/>
                <w:sz w:val="18"/>
                <w:szCs w:val="18"/>
                <w:shd w:fill="f8f8f8" w:val="clear"/>
                <w:rtl w:val="0"/>
              </w:rPr>
              <w:t xml:space="preserve">La</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URL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est</w:t>
            </w:r>
            <w:r w:rsidDel="00000000" w:rsidR="00000000" w:rsidRPr="00000000">
              <w:rPr>
                <w:rFonts w:ascii="Consolas" w:cs="Consolas" w:eastAsia="Consolas" w:hAnsi="Consolas"/>
                <w:color w:val="333333"/>
                <w:sz w:val="18"/>
                <w:szCs w:val="18"/>
                <w:shd w:fill="f8f8f8" w:val="clear"/>
                <w:rtl w:val="0"/>
              </w:rPr>
              <w:t xml:space="preserve">á </w:t>
            </w:r>
            <w:r w:rsidDel="00000000" w:rsidR="00000000" w:rsidRPr="00000000">
              <w:rPr>
                <w:rFonts w:ascii="Consolas" w:cs="Consolas" w:eastAsia="Consolas" w:hAnsi="Consolas"/>
                <w:b w:val="1"/>
                <w:color w:val="445588"/>
                <w:sz w:val="18"/>
                <w:szCs w:val="18"/>
                <w:shd w:fill="f8f8f8" w:val="clear"/>
                <w:rtl w:val="0"/>
              </w:rPr>
              <w:t xml:space="preserve">en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enviroment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445588"/>
                <w:sz w:val="18"/>
                <w:szCs w:val="18"/>
                <w:shd w:fill="f8f8f8" w:val="clear"/>
                <w:rtl w:val="0"/>
              </w:rPr>
              <w:t xml:space="preserve">postOptions</w:t>
            </w:r>
            <w:r w:rsidDel="00000000" w:rsidR="00000000" w:rsidRPr="00000000">
              <w:rPr>
                <w:rFonts w:ascii="Consolas" w:cs="Consolas" w:eastAsia="Consolas" w:hAnsi="Consolas"/>
                <w:color w:val="333333"/>
                <w:sz w:val="18"/>
                <w:szCs w:val="18"/>
                <w:shd w:fill="f8f8f8" w:val="clear"/>
                <w:rtl w:val="0"/>
              </w:rPr>
              <w:t xml:space="preserve"> = { </w:t>
            </w:r>
            <w:r w:rsidDel="00000000" w:rsidR="00000000" w:rsidRPr="00000000">
              <w:rPr>
                <w:rFonts w:ascii="Consolas" w:cs="Consolas" w:eastAsia="Consolas" w:hAnsi="Consolas"/>
                <w:b w:val="1"/>
                <w:color w:val="445588"/>
                <w:sz w:val="18"/>
                <w:szCs w:val="18"/>
                <w:shd w:fill="f8f8f8" w:val="clear"/>
                <w:rtl w:val="0"/>
              </w:rPr>
              <w:t xml:space="preserve">headers</w:t>
            </w:r>
            <w:r w:rsidDel="00000000" w:rsidR="00000000" w:rsidRPr="00000000">
              <w:rPr>
                <w:rFonts w:ascii="Consolas" w:cs="Consolas" w:eastAsia="Consolas" w:hAnsi="Consolas"/>
                <w:color w:val="333333"/>
                <w:sz w:val="18"/>
                <w:szCs w:val="18"/>
                <w:shd w:fill="f8f8f8" w:val="clear"/>
                <w:rtl w:val="0"/>
              </w:rPr>
              <w:t xml:space="preserve">: new HttpHeaders({ </w:t>
            </w:r>
            <w:r w:rsidDel="00000000" w:rsidR="00000000" w:rsidRPr="00000000">
              <w:rPr>
                <w:rFonts w:ascii="Consolas" w:cs="Consolas" w:eastAsia="Consolas" w:hAnsi="Consolas"/>
                <w:color w:val="dd1144"/>
                <w:sz w:val="18"/>
                <w:szCs w:val="18"/>
                <w:shd w:fill="f8f8f8" w:val="clear"/>
                <w:rtl w:val="0"/>
              </w:rPr>
              <w:t xml:space="preserve">"Content-type"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"application/json; charset=UTF-8"</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constructor( private http: HttpClient) {   }</w:t>
              <w:br w:type="textWrapping"/>
              <w:t xml:space="preserve">  createCourse(course:ICourse): Observable&lt;ICourse[]&gt; {</w:t>
              <w:br w:type="textWrapping"/>
              <w:t xml:space="preserve">       let postBody = `{</w:t>
            </w:r>
            <w:r w:rsidDel="00000000" w:rsidR="00000000" w:rsidRPr="00000000">
              <w:rPr>
                <w:rFonts w:ascii="Consolas" w:cs="Consolas" w:eastAsia="Consolas" w:hAnsi="Consolas"/>
                <w:color w:val="dd1144"/>
                <w:sz w:val="18"/>
                <w:szCs w:val="18"/>
                <w:shd w:fill="f8f8f8" w:val="clear"/>
                <w:rtl w:val="0"/>
              </w:rPr>
              <w:t xml:space="preserve">"jsonrpc"</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"method"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"call"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"params"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"${JSON.parse(course)}"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let obs: Observable&lt;ICourse[]&gt; =</w:t>
              <w:br w:type="textWrapping"/>
              <w:t xml:space="preserve">  </w:t>
              <w:tab/>
              <w:t xml:space="preserve">this.http.post&lt;{result: ICourse[]}&gt; (this.courseURL,this.postBody,this.postOptions) </w:t>
              <w:br w:type="textWrapping"/>
              <w:t xml:space="preserve">           .pipe(map(response =&gt; response.result))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obs;</w:t>
              <w:br w:type="textWrapping"/>
              <w:t xml:space="preserve">  }</w:t>
            </w:r>
            <w:r w:rsidDel="00000000" w:rsidR="00000000" w:rsidRPr="00000000">
              <w:rPr>
                <w:rtl w:val="0"/>
              </w:rPr>
            </w:r>
          </w:p>
        </w:tc>
      </w:tr>
    </w:tbl>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De manera similar podria realitzar-se amb altres biblioteques de programació reactiva com Vue o React. En </w:t>
      </w:r>
      <w:hyperlink r:id="rId15">
        <w:r w:rsidDel="00000000" w:rsidR="00000000" w:rsidRPr="00000000">
          <w:rPr>
            <w:color w:val="1155cc"/>
            <w:u w:val="single"/>
            <w:rtl w:val="0"/>
          </w:rPr>
          <w:t xml:space="preserve">https://www.odooinvue.org/</w:t>
        </w:r>
      </w:hyperlink>
      <w:r w:rsidDel="00000000" w:rsidR="00000000" w:rsidRPr="00000000">
        <w:rPr>
          <w:rtl w:val="0"/>
        </w:rPr>
        <w:t xml:space="preserve"> hi ha un exemple de com connectar-se a Odoo amb Vue, utilitzant el framework per a desenvolupar codi multiplataforma </w:t>
      </w:r>
      <w:hyperlink r:id="rId16">
        <w:r w:rsidDel="00000000" w:rsidR="00000000" w:rsidRPr="00000000">
          <w:rPr>
            <w:color w:val="1155cc"/>
            <w:u w:val="single"/>
            <w:rtl w:val="0"/>
          </w:rPr>
          <w:t xml:space="preserve">https://quasar.dev</w:t>
        </w:r>
      </w:hyperlink>
      <w:r w:rsidDel="00000000" w:rsidR="00000000" w:rsidRPr="00000000">
        <w:rPr>
          <w:rtl w:val="0"/>
        </w:rPr>
        <w:t xml:space="preserve">.</w:t>
      </w:r>
    </w:p>
    <w:p w:rsidR="00000000" w:rsidDel="00000000" w:rsidP="00000000" w:rsidRDefault="00000000" w:rsidRPr="00000000" w14:paraId="000001A1">
      <w:pPr>
        <w:pStyle w:val="Heading1"/>
        <w:numPr>
          <w:ilvl w:val="0"/>
          <w:numId w:val="6"/>
        </w:numPr>
        <w:ind w:left="432"/>
      </w:pPr>
      <w:bookmarkStart w:colFirst="0" w:colLast="0" w:name="_472cuellpaib" w:id="17"/>
      <w:bookmarkEnd w:id="17"/>
      <w:r w:rsidDel="00000000" w:rsidR="00000000" w:rsidRPr="00000000">
        <w:rPr>
          <w:rtl w:val="0"/>
        </w:rPr>
        <w:t xml:space="preserve">Dependències externes</w:t>
      </w:r>
    </w:p>
    <w:p w:rsidR="00000000" w:rsidDel="00000000" w:rsidP="00000000" w:rsidRDefault="00000000" w:rsidRPr="00000000" w14:paraId="000001A2">
      <w:pPr>
        <w:rPr/>
      </w:pPr>
      <w:r w:rsidDel="00000000" w:rsidR="00000000" w:rsidRPr="00000000">
        <w:rPr>
          <w:rtl w:val="0"/>
        </w:rPr>
        <w:t xml:space="preserve">És possible que en desenvolupar mòduls, s'usen dependències externes ja siga en forma de biblioteques de Python i/o executables del sistema. Aquestes dependències han d'indicar-se en el fitxer “</w:t>
      </w:r>
      <w:r w:rsidDel="00000000" w:rsidR="00000000" w:rsidRPr="00000000">
        <w:rPr>
          <w:b w:val="1"/>
          <w:rtl w:val="0"/>
        </w:rPr>
        <w:t xml:space="preserve">__manifest__.py</w:t>
      </w:r>
      <w:r w:rsidDel="00000000" w:rsidR="00000000" w:rsidRPr="00000000">
        <w:rPr>
          <w:rtl w:val="0"/>
        </w:rPr>
        <w:t xml:space="preserve">” i solucionar-se a mà en el sistema on es posarà en marxa el servei.</w:t>
      </w:r>
    </w:p>
    <w:p w:rsidR="00000000" w:rsidDel="00000000" w:rsidP="00000000" w:rsidRDefault="00000000" w:rsidRPr="00000000" w14:paraId="000001A3">
      <w:pPr>
        <w:rPr/>
      </w:pPr>
      <w:r w:rsidDel="00000000" w:rsidR="00000000" w:rsidRPr="00000000">
        <w:rPr>
          <w:rtl w:val="0"/>
        </w:rPr>
        <w:t xml:space="preserve">Per exemple, per a indicar les dependències d'una biblioteca per a generar codis de barres anomenada </w:t>
      </w:r>
      <w:hyperlink r:id="rId17">
        <w:r w:rsidDel="00000000" w:rsidR="00000000" w:rsidRPr="00000000">
          <w:rPr>
            <w:color w:val="1155cc"/>
            <w:u w:val="single"/>
            <w:rtl w:val="0"/>
          </w:rPr>
          <w:t xml:space="preserve">https://pypi.org/project/python-barcode/</w:t>
        </w:r>
      </w:hyperlink>
      <w:r w:rsidDel="00000000" w:rsidR="00000000" w:rsidRPr="00000000">
        <w:rPr>
          <w:rtl w:val="0"/>
        </w:rPr>
        <w:t xml:space="preserve">.</w:t>
      </w:r>
    </w:p>
    <w:p w:rsidR="00000000" w:rsidDel="00000000" w:rsidP="00000000" w:rsidRDefault="00000000" w:rsidRPr="00000000" w14:paraId="000001A4">
      <w:pPr>
        <w:rPr/>
      </w:pPr>
      <w:r w:rsidDel="00000000" w:rsidR="00000000" w:rsidRPr="00000000">
        <w:rPr>
          <w:rtl w:val="0"/>
        </w:rPr>
        <w:t xml:space="preserve">Afegirem una línia similar a:</w:t>
      </w:r>
    </w:p>
    <w:tbl>
      <w:tblPr>
        <w:tblStyle w:val="Table4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'external_dependencies'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"python"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'python-barcode'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"python-barcode[images]"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"bin"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tl w:val="0"/>
              </w:rPr>
            </w:r>
          </w:p>
        </w:tc>
      </w:tr>
    </w:tbl>
    <w:p w:rsidR="00000000" w:rsidDel="00000000" w:rsidP="00000000" w:rsidRDefault="00000000" w:rsidRPr="00000000" w14:paraId="000001A6">
      <w:pPr>
        <w:rPr/>
      </w:pPr>
      <w:r w:rsidDel="00000000" w:rsidR="00000000" w:rsidRPr="00000000">
        <w:rPr>
          <w:rtl w:val="0"/>
        </w:rPr>
        <w:t xml:space="preserve">Si esteu treballant amb un sistema “Docker Compose” com el proposat en unitats anteriors, per a solucionar les dependències haureu d'accedir al contenidor i instal·lar-les ací. Vegem un exemple de com accedir a una shell de Linux dins del contenidor “web” creat amb “Docker Compose”:</w:t>
      </w:r>
    </w:p>
    <w:tbl>
      <w:tblPr>
        <w:tblStyle w:val="Table5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docker-compose </w:t>
            </w:r>
            <w:r w:rsidDel="00000000" w:rsidR="00000000" w:rsidRPr="00000000">
              <w:rPr>
                <w:rFonts w:ascii="Consolas" w:cs="Consolas" w:eastAsia="Consolas" w:hAnsi="Consolas"/>
                <w:color w:val="0086b3"/>
                <w:sz w:val="18"/>
                <w:szCs w:val="18"/>
                <w:shd w:fill="f8f8f8" w:val="clear"/>
                <w:rtl w:val="0"/>
              </w:rPr>
              <w:t xml:space="preserve">exec</w:t>
            </w:r>
            <w:r w:rsidDel="00000000" w:rsidR="00000000" w:rsidRPr="00000000">
              <w:rPr>
                <w:rFonts w:ascii="Consolas" w:cs="Consolas" w:eastAsia="Consolas" w:hAnsi="Consolas"/>
                <w:color w:val="333333"/>
                <w:sz w:val="18"/>
                <w:szCs w:val="18"/>
                <w:shd w:fill="f8f8f8" w:val="clear"/>
                <w:rtl w:val="0"/>
              </w:rPr>
              <w:t xml:space="preserve"> web bash</w:t>
            </w:r>
            <w:r w:rsidDel="00000000" w:rsidR="00000000" w:rsidRPr="00000000">
              <w:rPr>
                <w:rtl w:val="0"/>
              </w:rPr>
            </w:r>
          </w:p>
        </w:tc>
      </w:tr>
    </w:tbl>
    <w:p w:rsidR="00000000" w:rsidDel="00000000" w:rsidP="00000000" w:rsidRDefault="00000000" w:rsidRPr="00000000" w14:paraId="000001A8">
      <w:pPr>
        <w:rPr/>
      </w:pPr>
      <w:r w:rsidDel="00000000" w:rsidR="00000000" w:rsidRPr="00000000">
        <w:rPr>
          <w:rtl w:val="0"/>
        </w:rPr>
        <w:t xml:space="preserve">I una vegada dins del contenidor, instal·lem les dependències:</w:t>
      </w:r>
    </w:p>
    <w:tbl>
      <w:tblPr>
        <w:tblStyle w:val="Table5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pip3 instal python-barcode </w:t>
              <w:br w:type="textWrapping"/>
              <w:t xml:space="preserve">pip3 install python-barcode[images]</w:t>
            </w:r>
            <w:r w:rsidDel="00000000" w:rsidR="00000000" w:rsidRPr="00000000">
              <w:rPr>
                <w:rtl w:val="0"/>
              </w:rPr>
            </w:r>
          </w:p>
        </w:tc>
      </w:tr>
    </w:tbl>
    <w:p w:rsidR="00000000" w:rsidDel="00000000" w:rsidP="00000000" w:rsidRDefault="00000000" w:rsidRPr="00000000" w14:paraId="000001AA">
      <w:pPr>
        <w:pStyle w:val="Heading1"/>
        <w:numPr>
          <w:ilvl w:val="0"/>
          <w:numId w:val="6"/>
        </w:numPr>
        <w:ind w:left="432"/>
      </w:pPr>
      <w:bookmarkStart w:colFirst="0" w:colLast="0" w:name="_uhonchdtyg45" w:id="18"/>
      <w:bookmarkEnd w:id="18"/>
      <w:r w:rsidDel="00000000" w:rsidR="00000000" w:rsidRPr="00000000">
        <w:rPr>
          <w:rtl w:val="0"/>
        </w:rPr>
        <w:t xml:space="preserve">Mòduls d'exemple amb comentaris</w:t>
      </w:r>
    </w:p>
    <w:p w:rsidR="00000000" w:rsidDel="00000000" w:rsidP="00000000" w:rsidRDefault="00000000" w:rsidRPr="00000000" w14:paraId="000001AB">
      <w:pPr>
        <w:rPr/>
      </w:pPr>
      <w:r w:rsidDel="00000000" w:rsidR="00000000" w:rsidRPr="00000000">
        <w:rPr>
          <w:rtl w:val="0"/>
        </w:rPr>
        <w:t xml:space="preserve">Es poden trobar exemples de mòduls d'Odoo comentats amb els conceptes tractats durant la unitat en </w:t>
      </w:r>
      <w:hyperlink r:id="rId18">
        <w:r w:rsidDel="00000000" w:rsidR="00000000" w:rsidRPr="00000000">
          <w:rPr>
            <w:color w:val="1155cc"/>
            <w:u w:val="single"/>
            <w:rtl w:val="0"/>
          </w:rPr>
          <w:t xml:space="preserve">https://github.com/sergarb1/OdooModulosEjemplos</w:t>
        </w:r>
      </w:hyperlink>
      <w:r w:rsidDel="00000000" w:rsidR="00000000" w:rsidRPr="00000000">
        <w:rPr>
          <w:rtl w:val="0"/>
        </w:rPr>
      </w:r>
    </w:p>
    <w:p w:rsidR="00000000" w:rsidDel="00000000" w:rsidP="00000000" w:rsidRDefault="00000000" w:rsidRPr="00000000" w14:paraId="000001AC">
      <w:pPr>
        <w:pStyle w:val="Heading1"/>
        <w:pageBreakBefore w:val="0"/>
        <w:numPr>
          <w:ilvl w:val="0"/>
          <w:numId w:val="6"/>
        </w:numPr>
        <w:ind w:left="432" w:right="0"/>
        <w:rPr/>
      </w:pPr>
      <w:bookmarkStart w:colFirst="0" w:colLast="0" w:name="_bf8l0o8wnsqh" w:id="19"/>
      <w:bookmarkEnd w:id="19"/>
      <w:r w:rsidDel="00000000" w:rsidR="00000000" w:rsidRPr="00000000">
        <w:rPr>
          <w:rtl w:val="0"/>
        </w:rPr>
        <w:t xml:space="preserve">Bibliografía</w:t>
      </w:r>
    </w:p>
    <w:p w:rsidR="00000000" w:rsidDel="00000000" w:rsidP="00000000" w:rsidRDefault="00000000" w:rsidRPr="00000000" w14:paraId="000001AD">
      <w:pPr>
        <w:pageBreakBefore w:val="0"/>
        <w:ind w:left="432" w:firstLine="0"/>
        <w:rPr/>
      </w:pPr>
      <w:hyperlink r:id="rId19">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AE">
      <w:pPr>
        <w:pageBreakBefore w:val="0"/>
        <w:ind w:left="432" w:firstLine="0"/>
        <w:rPr/>
      </w:pPr>
      <w:hyperlink r:id="rId20">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AF">
      <w:pPr>
        <w:pageBreakBefore w:val="0"/>
        <w:ind w:left="432" w:firstLine="0"/>
        <w:rPr/>
      </w:pPr>
      <w:hyperlink r:id="rId21">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B0">
      <w:pPr>
        <w:pageBreakBefore w:val="0"/>
        <w:ind w:left="432" w:firstLine="0"/>
        <w:rPr/>
      </w:pPr>
      <w:hyperlink r:id="rId22">
        <w:r w:rsidDel="00000000" w:rsidR="00000000" w:rsidRPr="00000000">
          <w:rPr>
            <w:color w:val="1155cc"/>
            <w:u w:val="single"/>
            <w:rtl w:val="0"/>
          </w:rPr>
          <w:t xml:space="preserve">https://konodoo.com/blog/konodoo-blog-de-tecnologia-1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1">
      <w:pPr>
        <w:pStyle w:val="Heading1"/>
        <w:pageBreakBefore w:val="0"/>
        <w:numPr>
          <w:ilvl w:val="0"/>
          <w:numId w:val="6"/>
        </w:numPr>
        <w:ind w:left="432"/>
        <w:rPr>
          <w:rFonts w:ascii="Calibri" w:cs="Calibri" w:eastAsia="Calibri" w:hAnsi="Calibri"/>
          <w:smallCaps w:val="1"/>
          <w:color w:val="669966"/>
          <w:sz w:val="28"/>
          <w:szCs w:val="28"/>
        </w:rPr>
      </w:pPr>
      <w:bookmarkStart w:colFirst="0" w:colLast="0" w:name="_mh0sb6oag3eq" w:id="20"/>
      <w:bookmarkEnd w:id="20"/>
      <w:r w:rsidDel="00000000" w:rsidR="00000000" w:rsidRPr="00000000">
        <w:rPr>
          <w:rtl w:val="0"/>
        </w:rPr>
        <w:t xml:space="preserve">Autors (en ordre alfabètic)</w:t>
      </w:r>
    </w:p>
    <w:p w:rsidR="00000000" w:rsidDel="00000000" w:rsidP="00000000" w:rsidRDefault="00000000" w:rsidRPr="00000000" w14:paraId="000001B2">
      <w:pPr>
        <w:pageBreakBefore w:val="0"/>
        <w:ind w:left="0" w:firstLine="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1B3">
      <w:pPr>
        <w:pageBreakBefore w:val="0"/>
        <w:numPr>
          <w:ilvl w:val="0"/>
          <w:numId w:val="4"/>
        </w:numPr>
        <w:spacing w:after="0" w:afterAutospacing="0"/>
        <w:ind w:left="720" w:hanging="360"/>
        <w:rPr>
          <w:u w:val="none"/>
        </w:rPr>
      </w:pPr>
      <w:r w:rsidDel="00000000" w:rsidR="00000000" w:rsidRPr="00000000">
        <w:rPr>
          <w:rtl w:val="0"/>
        </w:rPr>
        <w:t xml:space="preserve">Jose Castillo Aliaga</w:t>
      </w:r>
    </w:p>
    <w:p w:rsidR="00000000" w:rsidDel="00000000" w:rsidP="00000000" w:rsidRDefault="00000000" w:rsidRPr="00000000" w14:paraId="000001B4">
      <w:pPr>
        <w:pageBreakBefore w:val="0"/>
        <w:numPr>
          <w:ilvl w:val="0"/>
          <w:numId w:val="4"/>
        </w:numPr>
        <w:spacing w:before="0" w:beforeAutospacing="0"/>
        <w:ind w:left="720" w:hanging="360"/>
        <w:rPr>
          <w:u w:val="none"/>
        </w:rPr>
      </w:pPr>
      <w:r w:rsidDel="00000000" w:rsidR="00000000" w:rsidRPr="00000000">
        <w:rPr>
          <w:rtl w:val="0"/>
        </w:rPr>
        <w:t xml:space="preserve">Sergi García Barea </w:t>
      </w:r>
    </w:p>
    <w:p w:rsidR="00000000" w:rsidDel="00000000" w:rsidP="00000000" w:rsidRDefault="00000000" w:rsidRPr="00000000" w14:paraId="000001B5">
      <w:pPr>
        <w:pageBreakBefore w:val="0"/>
        <w:ind w:left="720" w:firstLine="0"/>
        <w:rPr/>
      </w:pPr>
      <w:r w:rsidDel="00000000" w:rsidR="00000000" w:rsidRPr="00000000">
        <w:rPr>
          <w:rtl w:val="0"/>
        </w:rPr>
      </w:r>
    </w:p>
    <w:sectPr>
      <w:headerReference r:id="rId23" w:type="default"/>
      <w:footerReference r:id="rId24"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w:t>
    </w:r>
    <w:r w:rsidDel="00000000" w:rsidR="00000000" w:rsidRPr="00000000">
      <w:rPr>
        <w:rFonts w:ascii="Tahoma" w:cs="Tahoma" w:eastAsia="Tahoma" w:hAnsi="Tahoma"/>
        <w:smallCaps w:val="1"/>
        <w:color w:val="999966"/>
        <w:sz w:val="18"/>
        <w:szCs w:val="18"/>
        <w:rtl w:val="0"/>
      </w:rPr>
      <w:t xml:space="preserve">Desenvolupament d'Aplicacions 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UD08 - Pàgina 8</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Sistemes de gestió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8</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Desenvolupament de mòduls d'Odoo: controlador, Herència i Web controllers.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oc.xtec.cat/materials/FP/Materials/2252_DAM/DAM_2252_M10/web/html/index.html" TargetMode="External"/><Relationship Id="rId11" Type="http://schemas.openxmlformats.org/officeDocument/2006/relationships/hyperlink" Target="http://localhost:8069/school/course/23" TargetMode="External"/><Relationship Id="rId22" Type="http://schemas.openxmlformats.org/officeDocument/2006/relationships/hyperlink" Target="https://konodoo.com/blog/konodoo-blog-de-tecnologia-1" TargetMode="External"/><Relationship Id="rId10" Type="http://schemas.openxmlformats.org/officeDocument/2006/relationships/hyperlink" Target="http://localhost:8069/school?model=course&amp;obj=23" TargetMode="External"/><Relationship Id="rId21" Type="http://schemas.openxmlformats.org/officeDocument/2006/relationships/hyperlink" Target="https://castilloinformatica.es/wiki/index.php?title=Odoo" TargetMode="External"/><Relationship Id="rId13" Type="http://schemas.openxmlformats.org/officeDocument/2006/relationships/hyperlink" Target="https://www.postman.com/" TargetMode="External"/><Relationship Id="rId24" Type="http://schemas.openxmlformats.org/officeDocument/2006/relationships/footer" Target="footer1.xml"/><Relationship Id="rId12" Type="http://schemas.openxmlformats.org/officeDocument/2006/relationships/hyperlink" Target="https://marketplace.visualstudio.com/items?itemName=rangav.vscode-thunder-client"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odoo.com/documentation/14.0/developer/misc/api/odoo.html" TargetMode="External"/><Relationship Id="rId15" Type="http://schemas.openxmlformats.org/officeDocument/2006/relationships/hyperlink" Target="https://www.odooinvue.org/" TargetMode="External"/><Relationship Id="rId14" Type="http://schemas.openxmlformats.org/officeDocument/2006/relationships/image" Target="media/image2.png"/><Relationship Id="rId17" Type="http://schemas.openxmlformats.org/officeDocument/2006/relationships/hyperlink" Target="https://pypi.org/project/python-barcode/" TargetMode="External"/><Relationship Id="rId16" Type="http://schemas.openxmlformats.org/officeDocument/2006/relationships/hyperlink" Target="https://quasar.dev/" TargetMode="External"/><Relationship Id="rId5" Type="http://schemas.openxmlformats.org/officeDocument/2006/relationships/styles" Target="styles.xml"/><Relationship Id="rId19" Type="http://schemas.openxmlformats.org/officeDocument/2006/relationships/hyperlink" Target="https://www.odoo.com/documentation/master/" TargetMode="External"/><Relationship Id="rId6" Type="http://schemas.openxmlformats.org/officeDocument/2006/relationships/image" Target="media/image4.png"/><Relationship Id="rId18" Type="http://schemas.openxmlformats.org/officeDocument/2006/relationships/hyperlink" Target="https://github.com/sergarb1/OdooModulosEjemplos" TargetMode="External"/><Relationship Id="rId7" Type="http://schemas.openxmlformats.org/officeDocument/2006/relationships/image" Target="media/image3.png"/><Relationship Id="rId8" Type="http://schemas.openxmlformats.org/officeDocument/2006/relationships/hyperlink" Target="https://www.base64decode.or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