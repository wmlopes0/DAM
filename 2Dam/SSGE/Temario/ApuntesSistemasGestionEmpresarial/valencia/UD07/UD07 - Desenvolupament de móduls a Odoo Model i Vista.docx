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Sistemes de Gestió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Desenvolupament de móduls d’Odoo: Model i Vista</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3" name="image14.png"/>
            <a:graphic>
              <a:graphicData uri="http://schemas.openxmlformats.org/drawingml/2006/picture">
                <pic:pic>
                  <pic:nvPicPr>
                    <pic:cNvPr descr="short line" id="0" name="image1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Actualitzat Agost 2022</w:t>
      </w:r>
      <w:r w:rsidDel="00000000" w:rsidR="00000000" w:rsidRPr="00000000">
        <w:rPr>
          <w:rtl w:val="0"/>
        </w:rPr>
      </w:r>
    </w:p>
    <w:p w:rsidR="00000000" w:rsidDel="00000000" w:rsidP="00000000" w:rsidRDefault="00000000" w:rsidRPr="00000000" w14:paraId="00000008">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9">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A">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ind w:left="395" w:right="404" w:firstLine="0"/>
        <w:rPr/>
      </w:pPr>
      <w:r w:rsidDel="00000000" w:rsidR="00000000" w:rsidRPr="00000000">
        <w:rPr>
          <w:rFonts w:ascii="Verdana" w:cs="Verdana" w:eastAsia="Verdana" w:hAnsi="Verdana"/>
          <w:b w:val="1"/>
          <w:sz w:val="20"/>
          <w:szCs w:val="20"/>
          <w:rtl w:val="0"/>
        </w:rPr>
        <w:t xml:space="preserve">Reconeixement – NoComercial - CompartirIgual (BY-NC-SA): </w:t>
      </w:r>
      <w:r w:rsidDel="00000000" w:rsidR="00000000" w:rsidRPr="00000000">
        <w:rPr>
          <w:rFonts w:ascii="Verdana" w:cs="Verdana" w:eastAsia="Verdana" w:hAnsi="Verdana"/>
          <w:sz w:val="20"/>
          <w:szCs w:val="20"/>
          <w:rtl w:val="0"/>
        </w:rPr>
        <w:t xml:space="preserve">No es permet un ús comercial de l'obra original ni de les possibles obres derivades, la distribució de les quals s'ha de fer amb una llicència igual a la que regula l'obra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209550</wp:posOffset>
            </wp:positionH>
            <wp:positionV relativeFrom="paragraph">
              <wp:posOffset>133350</wp:posOffset>
            </wp:positionV>
            <wp:extent cx="837247" cy="294417"/>
            <wp:effectExtent b="0" l="0" r="0" t="0"/>
            <wp:wrapSquare wrapText="bothSides" distB="57150" distT="57150" distL="57150" distR="5715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837247" cy="294417"/>
                    </a:xfrm>
                    <a:prstGeom prst="rect"/>
                    <a:ln/>
                  </pic:spPr>
                </pic:pic>
              </a:graphicData>
            </a:graphic>
          </wp:anchor>
        </w:drawing>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Al llarg d'aquest tema s'utilitzaran diferents símbols per a distingir elements importants dins del contingut. Aquests símbols són:</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 </w:t>
      </w:r>
      <w:r w:rsidDel="00000000" w:rsidR="00000000" w:rsidRPr="00000000">
        <w:rPr>
          <w:b w:val="1"/>
          <w:rtl w:val="0"/>
        </w:rPr>
        <w:t xml:space="preserve">Important</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b w:val="1"/>
          <w:sz w:val="20"/>
          <w:szCs w:val="20"/>
        </w:rPr>
      </w:pPr>
      <w:r w:rsidDel="00000000" w:rsidR="00000000" w:rsidRPr="00000000">
        <w:rPr>
          <w:b w:val="1"/>
          <w:sz w:val="20"/>
          <w:szCs w:val="20"/>
          <w:rtl w:val="0"/>
        </w:rPr>
        <w:t xml:space="preserve">💬</w:t>
      </w:r>
      <w:r w:rsidDel="00000000" w:rsidR="00000000" w:rsidRPr="00000000">
        <w:rPr>
          <w:b w:val="1"/>
          <w:rtl w:val="0"/>
        </w:rPr>
        <w:t xml:space="preserve"> Interessant</w:t>
      </w:r>
      <w:r w:rsidDel="00000000" w:rsidR="00000000" w:rsidRPr="00000000">
        <w:rPr>
          <w:rtl w:val="0"/>
        </w:rPr>
      </w:r>
    </w:p>
    <w:p w:rsidR="00000000" w:rsidDel="00000000" w:rsidP="00000000" w:rsidRDefault="00000000" w:rsidRPr="00000000" w14:paraId="00000016">
      <w:pPr>
        <w:pStyle w:val="Heading1"/>
        <w:pageBreakBefore w:val="0"/>
        <w:ind w:left="432" w:right="0" w:firstLine="0"/>
        <w:rPr/>
      </w:pPr>
      <w:r w:rsidDel="00000000" w:rsidR="00000000" w:rsidRPr="00000000">
        <w:rPr>
          <w:rtl w:val="0"/>
        </w:rPr>
      </w:r>
    </w:p>
    <w:p w:rsidR="00000000" w:rsidDel="00000000" w:rsidP="00000000" w:rsidRDefault="00000000" w:rsidRPr="00000000" w14:paraId="00000017">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w:t>
      </w:r>
      <w:r w:rsidDel="00000000" w:rsidR="00000000" w:rsidRPr="00000000">
        <w:rPr>
          <w:rFonts w:ascii="Arial" w:cs="Arial" w:eastAsia="Arial" w:hAnsi="Arial"/>
          <w:b w:val="1"/>
          <w:smallCaps w:val="1"/>
          <w:sz w:val="32"/>
          <w:szCs w:val="32"/>
          <w:rtl w:val="0"/>
        </w:rPr>
        <w:t xml:space="preserve">ex</w:t>
      </w: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 de </w:t>
      </w:r>
      <w:r w:rsidDel="00000000" w:rsidR="00000000" w:rsidRPr="00000000">
        <w:rPr>
          <w:rFonts w:ascii="Arial" w:cs="Arial" w:eastAsia="Arial" w:hAnsi="Arial"/>
          <w:b w:val="1"/>
          <w:smallCaps w:val="1"/>
          <w:sz w:val="32"/>
          <w:szCs w:val="32"/>
          <w:rtl w:val="0"/>
        </w:rPr>
        <w:t xml:space="preserve">contingut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637.511811023622"/>
            </w:tabs>
            <w:spacing w:before="8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r w:rsidDel="00000000" w:rsidR="00000000" w:rsidRPr="00000000">
            <w:fldChar w:fldCharType="begin"/>
            <w:instrText xml:space="preserve"> TOC \h \u \z </w:instrText>
            <w:fldChar w:fldCharType="separate"/>
          </w:r>
          <w:hyperlink w:anchor="_amwnsvu5z01u">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Introducció</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_amwnsvu5z01u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g7i82c35p6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La base de dades d'Odoo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_g7i82c35p6k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sgviyv554qy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Composició d'un mòdul</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_sgviyv554qyz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z1cak5w3b36f">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Composició d'un mòdul</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_z1cak5w3b36f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xcv1tbje33gu">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Models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_xcv1tbje33gu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z0g6q9djvcp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Introducció als models en Odoo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_z0g6q9djvcpz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5d169ok5ebds">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Atributs tipus “field” simples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_5d169ok5ebds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flfbkduamgdy">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Atributs “fields” relacionals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_flfbkduamgdy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i8ike6cqy5kg">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Atributs “fields” computats (“computed”)</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_i8ike6cqy5kg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5t5bn1iksvu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Valors per defecte</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_5t5bn1iksvuz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ulw8dcvf1tpn">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Restriccions (constraints)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_ulw8dcvf1tpn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hv67r5i8zd0m">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_hv67r5i8zd0m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ssvcqb8h2fx2">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Tree</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_ssvcqb8h2fx2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g15i7aacv53b">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Colors en les línies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_g15i7aacv53b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7oun2b4l21z9">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Línies editables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_7oun2b4l21z9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qqtsz6rhuvtn">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Camps invisibles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_qqtsz6rhuvtn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hk6e00f5zncj">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Càlculs de totals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_hk6e00f5zncj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vou4nu5wenah">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Form</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_vou4nu5wenah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slvqw65piey7">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Definir una vista “tree” específica als “X2many”</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_slvqw65piey7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trc4xhpsikhj">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Widgets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_trc4xhpsikhj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akuym8ylkzg">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Valors per defecte en els One2many</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_akuym8ylkzg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herq84u9vj5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Domains als Many2one</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_herq84u9vj5r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g8zpixqfbwed">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Formularis dinàmics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_g8zpixqfbwed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rtqvlqkx7nl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Assistents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_rtqvlqkx7nlr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hr7jttygd8q5">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Kanban</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_hr7jttygd8q5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mse4nrae9fqe">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Calendar</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_mse4nrae9fqe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7bybvwbln8gu">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Graph</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_7bybvwbln8gu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uwhnxn222xc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Search</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_uwhnxn222xcr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37.511811023622"/>
            </w:tabs>
            <w:spacing w:before="200" w:line="240" w:lineRule="auto"/>
            <w:ind w:left="0" w:firstLine="0"/>
            <w:rPr>
              <w:rFonts w:ascii="Verdana" w:cs="Verdana" w:eastAsia="Verdana" w:hAnsi="Verdana"/>
              <w:b w:val="1"/>
              <w:sz w:val="21"/>
              <w:szCs w:val="21"/>
            </w:rPr>
          </w:pPr>
          <w:hyperlink w:anchor="_pqgc0b1iw8pw">
            <w:r w:rsidDel="00000000" w:rsidR="00000000" w:rsidRPr="00000000">
              <w:rPr>
                <w:rFonts w:ascii="Verdana" w:cs="Verdana" w:eastAsia="Verdana" w:hAnsi="Verdana"/>
                <w:b w:val="1"/>
                <w:sz w:val="21"/>
                <w:szCs w:val="21"/>
                <w:rtl w:val="0"/>
              </w:rPr>
              <w:t xml:space="preserve">Seguretat en models Odoo</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_pqgc0b1iw8pw \h </w:instrText>
            <w:fldChar w:fldCharType="separate"/>
          </w:r>
          <w:r w:rsidDel="00000000" w:rsidR="00000000" w:rsidRPr="00000000">
            <w:rPr>
              <w:rFonts w:ascii="Verdana" w:cs="Verdana" w:eastAsia="Verdana" w:hAnsi="Verdana"/>
              <w:b w:val="1"/>
              <w:sz w:val="21"/>
              <w:szCs w:val="21"/>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637.511811023622"/>
            </w:tabs>
            <w:spacing w:before="200" w:line="240" w:lineRule="auto"/>
            <w:ind w:left="0" w:firstLine="0"/>
            <w:rPr>
              <w:rFonts w:ascii="Verdana" w:cs="Verdana" w:eastAsia="Verdana" w:hAnsi="Verdana"/>
              <w:b w:val="1"/>
              <w:sz w:val="21"/>
              <w:szCs w:val="21"/>
            </w:rPr>
          </w:pPr>
          <w:hyperlink w:anchor="_mny6ugefgfay">
            <w:r w:rsidDel="00000000" w:rsidR="00000000" w:rsidRPr="00000000">
              <w:rPr>
                <w:rFonts w:ascii="Verdana" w:cs="Verdana" w:eastAsia="Verdana" w:hAnsi="Verdana"/>
                <w:b w:val="1"/>
                <w:sz w:val="21"/>
                <w:szCs w:val="21"/>
                <w:rtl w:val="0"/>
              </w:rPr>
              <w:t xml:space="preserve">Mòduls d'exemple amb comentaris</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_mny6ugefgfay \h </w:instrText>
            <w:fldChar w:fldCharType="separate"/>
          </w:r>
          <w:r w:rsidDel="00000000" w:rsidR="00000000" w:rsidRPr="00000000">
            <w:rPr>
              <w:rFonts w:ascii="Verdana" w:cs="Verdana" w:eastAsia="Verdana" w:hAnsi="Verdana"/>
              <w:b w:val="1"/>
              <w:sz w:val="21"/>
              <w:szCs w:val="21"/>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dx3f345n8msi">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Bibliografia</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_dx3f345n8msi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637.511811023622"/>
            </w:tabs>
            <w:spacing w:after="80"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mh0sb6oag3eq">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Autors (en ordre alfabètic)</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30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7</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Desenvolupament de móduls d’Odoo: Model i Vista</w:t>
      </w:r>
      <w:r w:rsidDel="00000000" w:rsidR="00000000" w:rsidRPr="00000000">
        <w:rPr>
          <w:rtl w:val="0"/>
        </w:rPr>
      </w:r>
    </w:p>
    <w:p w:rsidR="00000000" w:rsidDel="00000000" w:rsidP="00000000" w:rsidRDefault="00000000" w:rsidRPr="00000000" w14:paraId="0000003A">
      <w:pPr>
        <w:pStyle w:val="Heading1"/>
        <w:numPr>
          <w:ilvl w:val="0"/>
          <w:numId w:val="19"/>
        </w:numPr>
        <w:ind w:left="432"/>
        <w:rPr>
          <w:smallCaps w:val="1"/>
          <w:color w:val="669966"/>
          <w:sz w:val="28"/>
          <w:szCs w:val="28"/>
        </w:rPr>
      </w:pPr>
      <w:bookmarkStart w:colFirst="0" w:colLast="0" w:name="_amwnsvu5z01u" w:id="1"/>
      <w:bookmarkEnd w:id="1"/>
      <w:r w:rsidDel="00000000" w:rsidR="00000000" w:rsidRPr="00000000">
        <w:rPr>
          <w:rtl w:val="0"/>
        </w:rPr>
        <w:t xml:space="preserve">Introducció</w:t>
      </w:r>
    </w:p>
    <w:p w:rsidR="00000000" w:rsidDel="00000000" w:rsidP="00000000" w:rsidRDefault="00000000" w:rsidRPr="00000000" w14:paraId="0000003B">
      <w:pPr>
        <w:pageBreakBefore w:val="0"/>
        <w:rPr/>
      </w:pPr>
      <w:r w:rsidDel="00000000" w:rsidR="00000000" w:rsidRPr="00000000">
        <w:rPr>
          <w:rtl w:val="0"/>
        </w:rPr>
        <w:t xml:space="preserve">Odoo és un ERP-CRM de codi obert que es distribueix sota dos tipus de desplegament:</w:t>
      </w:r>
    </w:p>
    <w:p w:rsidR="00000000" w:rsidDel="00000000" w:rsidP="00000000" w:rsidRDefault="00000000" w:rsidRPr="00000000" w14:paraId="0000003C">
      <w:pPr>
        <w:pageBreakBefore w:val="0"/>
        <w:numPr>
          <w:ilvl w:val="0"/>
          <w:numId w:val="12"/>
        </w:numPr>
        <w:spacing w:after="0" w:afterAutospacing="0"/>
        <w:ind w:left="720" w:hanging="360"/>
        <w:rPr>
          <w:u w:val="none"/>
        </w:rPr>
      </w:pPr>
      <w:r w:rsidDel="00000000" w:rsidR="00000000" w:rsidRPr="00000000">
        <w:rPr>
          <w:rtl w:val="0"/>
        </w:rPr>
        <w:t xml:space="preserve">On-premise en GNU/Linux o Windows amb dues versions (Community, gratuïta i Enterprise, de pagament).</w:t>
      </w:r>
    </w:p>
    <w:p w:rsidR="00000000" w:rsidDel="00000000" w:rsidP="00000000" w:rsidRDefault="00000000" w:rsidRPr="00000000" w14:paraId="0000003D">
      <w:pPr>
        <w:pageBreakBefore w:val="0"/>
        <w:numPr>
          <w:ilvl w:val="0"/>
          <w:numId w:val="12"/>
        </w:numPr>
        <w:spacing w:before="0" w:beforeAutospacing="0"/>
        <w:ind w:left="720" w:hanging="360"/>
        <w:rPr>
          <w:u w:val="none"/>
        </w:rPr>
      </w:pPr>
      <w:r w:rsidDel="00000000" w:rsidR="00000000" w:rsidRPr="00000000">
        <w:rPr>
          <w:rtl w:val="0"/>
        </w:rPr>
        <w:t xml:space="preserve">SaaS (Programari As A Service): l’empresa que desenvolupa Odoo també proporciona el seu servei en el núvol. </w:t>
      </w:r>
    </w:p>
    <w:p w:rsidR="00000000" w:rsidDel="00000000" w:rsidP="00000000" w:rsidRDefault="00000000" w:rsidRPr="00000000" w14:paraId="0000003E">
      <w:pPr>
        <w:pageBreakBefore w:val="0"/>
        <w:ind w:left="0" w:firstLine="0"/>
        <w:rPr/>
      </w:pPr>
      <w:r w:rsidDel="00000000" w:rsidR="00000000" w:rsidRPr="00000000">
        <w:rPr>
          <w:rtl w:val="0"/>
        </w:rPr>
        <w:t xml:space="preserve">D'aquesta manera, una empresa pot tenir el seu propi Odoo en un servidor local, en un núvol propi o en un núvol de tercers. També pot tenir accés a Odoo pel SaaS d'Odoo o d'altres terceres empreses que proporcionen Odoo com SaaS.</w:t>
      </w:r>
    </w:p>
    <w:p w:rsidR="00000000" w:rsidDel="00000000" w:rsidP="00000000" w:rsidRDefault="00000000" w:rsidRPr="00000000" w14:paraId="0000003F">
      <w:pPr>
        <w:pageBreakBefore w:val="0"/>
        <w:ind w:left="0" w:firstLine="0"/>
        <w:rPr/>
      </w:pPr>
      <w:r w:rsidDel="00000000" w:rsidR="00000000" w:rsidRPr="00000000">
        <w:rPr>
          <w:rtl w:val="0"/>
        </w:rPr>
      </w:r>
    </w:p>
    <w:p w:rsidR="00000000" w:rsidDel="00000000" w:rsidP="00000000" w:rsidRDefault="00000000" w:rsidRPr="00000000" w14:paraId="00000040">
      <w:pPr>
        <w:pageBreakBefore w:val="0"/>
        <w:ind w:left="0" w:firstLine="0"/>
        <w:rPr/>
      </w:pPr>
      <w:r w:rsidDel="00000000" w:rsidR="00000000" w:rsidRPr="00000000">
        <w:rPr>
          <w:rtl w:val="0"/>
        </w:rPr>
        <w:t xml:space="preserve">La llicència d'Odoo ha anat canviant al llarg del temps. La llicencia actual, de la versió 14 'Community' és LGPLv3.</w:t>
      </w:r>
    </w:p>
    <w:p w:rsidR="00000000" w:rsidDel="00000000" w:rsidP="00000000" w:rsidRDefault="00000000" w:rsidRPr="00000000" w14:paraId="00000041">
      <w:pPr>
        <w:pageBreakBefore w:val="0"/>
        <w:ind w:left="0" w:firstLine="0"/>
        <w:rPr/>
      </w:pPr>
      <w:r w:rsidDel="00000000" w:rsidR="00000000" w:rsidRPr="00000000">
        <w:rPr>
          <w:rtl w:val="0"/>
        </w:rPr>
      </w:r>
    </w:p>
    <w:p w:rsidR="00000000" w:rsidDel="00000000" w:rsidP="00000000" w:rsidRDefault="00000000" w:rsidRPr="00000000" w14:paraId="00000042">
      <w:pPr>
        <w:pageBreakBefore w:val="0"/>
        <w:ind w:left="0" w:firstLine="0"/>
        <w:rPr/>
      </w:pPr>
      <w:r w:rsidDel="00000000" w:rsidR="00000000" w:rsidRPr="00000000">
        <w:rPr>
          <w:rtl w:val="0"/>
        </w:rPr>
        <w:t xml:space="preserve">Odoo té una arquitectura “client-servidor” de 3 capes:</w:t>
      </w:r>
    </w:p>
    <w:p w:rsidR="00000000" w:rsidDel="00000000" w:rsidP="00000000" w:rsidRDefault="00000000" w:rsidRPr="00000000" w14:paraId="00000043">
      <w:pPr>
        <w:pageBreakBefore w:val="0"/>
        <w:numPr>
          <w:ilvl w:val="0"/>
          <w:numId w:val="1"/>
        </w:numPr>
        <w:spacing w:after="0" w:afterAutospacing="0"/>
        <w:ind w:left="720" w:hanging="360"/>
        <w:rPr>
          <w:u w:val="none"/>
        </w:rPr>
      </w:pPr>
      <w:r w:rsidDel="00000000" w:rsidR="00000000" w:rsidRPr="00000000">
        <w:rPr>
          <w:rtl w:val="0"/>
        </w:rPr>
        <w:t xml:space="preserve">La base de dades en un servidor PostgreSQL.</w:t>
      </w:r>
    </w:p>
    <w:p w:rsidR="00000000" w:rsidDel="00000000" w:rsidP="00000000" w:rsidRDefault="00000000" w:rsidRPr="00000000" w14:paraId="00000044">
      <w:pPr>
        <w:pageBreakBefore w:val="0"/>
        <w:numPr>
          <w:ilvl w:val="0"/>
          <w:numId w:val="1"/>
        </w:numPr>
        <w:spacing w:after="0" w:afterAutospacing="0" w:before="0" w:beforeAutospacing="0"/>
        <w:ind w:left="720" w:hanging="360"/>
        <w:rPr>
          <w:u w:val="none"/>
        </w:rPr>
      </w:pPr>
      <w:r w:rsidDel="00000000" w:rsidR="00000000" w:rsidRPr="00000000">
        <w:rPr>
          <w:rtl w:val="0"/>
        </w:rPr>
        <w:t xml:space="preserve">El servidor Odoo, que engloba la lògica de negoci i el servidor web.</w:t>
      </w:r>
    </w:p>
    <w:p w:rsidR="00000000" w:rsidDel="00000000" w:rsidP="00000000" w:rsidRDefault="00000000" w:rsidRPr="00000000" w14:paraId="00000045">
      <w:pPr>
        <w:pageBreakBefore w:val="0"/>
        <w:numPr>
          <w:ilvl w:val="0"/>
          <w:numId w:val="1"/>
        </w:numPr>
        <w:spacing w:after="0" w:afterAutospacing="0" w:before="0" w:beforeAutospacing="0"/>
        <w:ind w:left="720" w:hanging="360"/>
        <w:rPr>
          <w:u w:val="none"/>
        </w:rPr>
      </w:pPr>
      <w:r w:rsidDel="00000000" w:rsidR="00000000" w:rsidRPr="00000000">
        <w:rPr>
          <w:rtl w:val="0"/>
        </w:rPr>
        <w:t xml:space="preserve">La capa de client que és un SPA (Single Page Application). La capa client està dividida en almenys 3 interfícies molt diferenciades:</w:t>
      </w:r>
    </w:p>
    <w:p w:rsidR="00000000" w:rsidDel="00000000" w:rsidP="00000000" w:rsidRDefault="00000000" w:rsidRPr="00000000" w14:paraId="00000046">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El “Backend” on s'administra la base de dades per part dels administradors i empleats de l'empresa.</w:t>
      </w:r>
    </w:p>
    <w:p w:rsidR="00000000" w:rsidDel="00000000" w:rsidP="00000000" w:rsidRDefault="00000000" w:rsidRPr="00000000" w14:paraId="00000047">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El “Frontend” o pàgina web, on poden accedir els clients i empleats. Pot incloure una botiga i altres aplicacions.</w:t>
      </w:r>
    </w:p>
    <w:p w:rsidR="00000000" w:rsidDel="00000000" w:rsidP="00000000" w:rsidRDefault="00000000" w:rsidRPr="00000000" w14:paraId="00000048">
      <w:pPr>
        <w:pageBreakBefore w:val="0"/>
        <w:numPr>
          <w:ilvl w:val="1"/>
          <w:numId w:val="1"/>
        </w:numPr>
        <w:spacing w:before="0" w:beforeAutospacing="0"/>
        <w:ind w:left="1440" w:hanging="360"/>
        <w:rPr>
          <w:u w:val="none"/>
        </w:rPr>
      </w:pPr>
      <w:r w:rsidDel="00000000" w:rsidR="00000000" w:rsidRPr="00000000">
        <w:rPr>
          <w:rtl w:val="0"/>
        </w:rPr>
        <w:t xml:space="preserve">El “TPV” per als terminals punt de venda que poden ser tàctils.</w:t>
      </w:r>
    </w:p>
    <w:p w:rsidR="00000000" w:rsidDel="00000000" w:rsidP="00000000" w:rsidRDefault="00000000" w:rsidRPr="00000000" w14:paraId="00000049">
      <w:pPr>
        <w:pageBreakBefore w:val="0"/>
        <w:ind w:left="0" w:firstLine="0"/>
        <w:rPr/>
      </w:pPr>
      <w:r w:rsidDel="00000000" w:rsidR="00000000" w:rsidRPr="00000000">
        <w:rPr>
          <w:rtl w:val="0"/>
        </w:rPr>
      </w:r>
    </w:p>
    <w:p w:rsidR="00000000" w:rsidDel="00000000" w:rsidP="00000000" w:rsidRDefault="00000000" w:rsidRPr="00000000" w14:paraId="0000004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Atenció</w:t>
      </w:r>
      <w:r w:rsidDel="00000000" w:rsidR="00000000" w:rsidRPr="00000000">
        <w:rPr>
          <w:rtl w:val="0"/>
        </w:rPr>
        <w:t xml:space="preserve">: a més d'usar el seu propi client, Odoo admet que altres aplicacions interactuen amb el seu servidor usant XML-RPC. També es poden desenvolupar “web controllers” per a crear una API per a aplicacions web o mòbils, per exemple.</w:t>
      </w:r>
    </w:p>
    <w:p w:rsidR="00000000" w:rsidDel="00000000" w:rsidP="00000000" w:rsidRDefault="00000000" w:rsidRPr="00000000" w14:paraId="0000004B">
      <w:pPr>
        <w:pageBreakBefore w:val="0"/>
        <w:rPr/>
      </w:pPr>
      <w:r w:rsidDel="00000000" w:rsidR="00000000" w:rsidRPr="00000000">
        <w:rPr>
          <w:rtl w:val="0"/>
        </w:rPr>
        <w:t xml:space="preserve"> </w:t>
      </w:r>
    </w:p>
    <w:p w:rsidR="00000000" w:rsidDel="00000000" w:rsidP="00000000" w:rsidRDefault="00000000" w:rsidRPr="00000000" w14:paraId="0000004C">
      <w:pPr>
        <w:pageBreakBefore w:val="0"/>
        <w:ind w:left="0" w:firstLine="0"/>
        <w:rPr/>
      </w:pPr>
      <w:r w:rsidDel="00000000" w:rsidR="00000000" w:rsidRPr="00000000">
        <w:rPr>
          <w:rtl w:val="0"/>
        </w:rPr>
        <w:t xml:space="preserve">A part de l'arquitectura de 3 capes, Odoo és un sistema modular. Això vol dir que es pot ampliar amb mòduls de tercers (oficials o no) i mòduls desenvolupats per nosaltres mateixos.</w:t>
      </w:r>
    </w:p>
    <w:p w:rsidR="00000000" w:rsidDel="00000000" w:rsidP="00000000" w:rsidRDefault="00000000" w:rsidRPr="00000000" w14:paraId="0000004D">
      <w:pPr>
        <w:pageBreakBefore w:val="0"/>
        <w:ind w:left="0" w:firstLine="0"/>
        <w:rPr/>
      </w:pPr>
      <w:r w:rsidDel="00000000" w:rsidR="00000000" w:rsidRPr="00000000">
        <w:rPr>
          <w:rtl w:val="0"/>
        </w:rPr>
        <w:t xml:space="preserve">De fet, en Odoo hi ha un mòdul “base” que conté el funcionament bàsic del servidor i a partir d'ací es carreguen tots els altres mòduls.</w:t>
      </w:r>
    </w:p>
    <w:p w:rsidR="00000000" w:rsidDel="00000000" w:rsidP="00000000" w:rsidRDefault="00000000" w:rsidRPr="00000000" w14:paraId="0000004E">
      <w:pPr>
        <w:pageBreakBefore w:val="0"/>
        <w:ind w:left="0" w:firstLine="0"/>
        <w:rPr/>
      </w:pPr>
      <w:r w:rsidDel="00000000" w:rsidR="00000000" w:rsidRPr="00000000">
        <w:rPr>
          <w:rtl w:val="0"/>
        </w:rPr>
      </w:r>
    </w:p>
    <w:p w:rsidR="00000000" w:rsidDel="00000000" w:rsidP="00000000" w:rsidRDefault="00000000" w:rsidRPr="00000000" w14:paraId="0000004F">
      <w:pPr>
        <w:pageBreakBefore w:val="0"/>
        <w:ind w:left="0" w:firstLine="0"/>
        <w:rPr/>
      </w:pPr>
      <w:r w:rsidDel="00000000" w:rsidR="00000000" w:rsidRPr="00000000">
        <w:rPr>
          <w:rtl w:val="0"/>
        </w:rPr>
        <w:t xml:space="preserve">Quan instal·lem Odoo, abans d'instal·lar cap mòdul, tenim accés al “backend” on gestionar poc més que les opcions i usuaris. És necessari instal·lar els mòduls necessaris per a un funcionament mínim. Per exemple, el més típic és instal·lar almenys els mòduls de vendes, compres, CRM i comptabilitat.</w:t>
      </w:r>
    </w:p>
    <w:p w:rsidR="00000000" w:rsidDel="00000000" w:rsidP="00000000" w:rsidRDefault="00000000" w:rsidRPr="00000000" w14:paraId="00000050">
      <w:pPr>
        <w:pageBreakBefore w:val="0"/>
        <w:ind w:left="0" w:firstLine="0"/>
        <w:rPr/>
      </w:pPr>
      <w:r w:rsidDel="00000000" w:rsidR="00000000" w:rsidRPr="00000000">
        <w:rPr>
          <w:rtl w:val="0"/>
        </w:rPr>
      </w:r>
    </w:p>
    <w:p w:rsidR="00000000" w:rsidDel="00000000" w:rsidP="00000000" w:rsidRDefault="00000000" w:rsidRPr="00000000" w14:paraId="00000051">
      <w:pPr>
        <w:pageBreakBefore w:val="0"/>
        <w:ind w:left="0" w:firstLine="0"/>
        <w:rPr/>
      </w:pPr>
      <w:r w:rsidDel="00000000" w:rsidR="00000000" w:rsidRPr="00000000">
        <w:rPr>
          <w:rtl w:val="0"/>
        </w:rPr>
      </w:r>
    </w:p>
    <w:p w:rsidR="00000000" w:rsidDel="00000000" w:rsidP="00000000" w:rsidRDefault="00000000" w:rsidRPr="00000000" w14:paraId="00000052">
      <w:pPr>
        <w:pageBreakBefore w:val="0"/>
        <w:ind w:left="0" w:firstLine="0"/>
        <w:rPr/>
      </w:pPr>
      <w:r w:rsidDel="00000000" w:rsidR="00000000" w:rsidRPr="00000000">
        <w:rPr>
          <w:rtl w:val="0"/>
        </w:rPr>
      </w:r>
    </w:p>
    <w:p w:rsidR="00000000" w:rsidDel="00000000" w:rsidP="00000000" w:rsidRDefault="00000000" w:rsidRPr="00000000" w14:paraId="00000053">
      <w:pPr>
        <w:pageBreakBefore w:val="0"/>
        <w:ind w:left="0" w:firstLine="0"/>
        <w:rPr/>
      </w:pPr>
      <w:r w:rsidDel="00000000" w:rsidR="00000000" w:rsidRPr="00000000">
        <w:rPr>
          <w:rtl w:val="0"/>
        </w:rPr>
        <w:t xml:space="preserve">Per a ampliar les funcionalitats o adaptar Odoo a les necessitats d'una empresa, no cal modificar el codi font d'Odoo. Tan sols necessitem crear un mòdul.</w:t>
      </w:r>
    </w:p>
    <w:p w:rsidR="00000000" w:rsidDel="00000000" w:rsidP="00000000" w:rsidRDefault="00000000" w:rsidRPr="00000000" w14:paraId="00000054">
      <w:pPr>
        <w:pageBreakBefore w:val="0"/>
        <w:ind w:left="0" w:firstLine="0"/>
        <w:rPr/>
      </w:pPr>
      <w:r w:rsidDel="00000000" w:rsidR="00000000" w:rsidRPr="00000000">
        <w:rPr>
          <w:b w:val="1"/>
          <w:rtl w:val="0"/>
        </w:rPr>
        <w:t xml:space="preserve">Els mòduls d'Odoo </w:t>
      </w:r>
      <w:r w:rsidDel="00000000" w:rsidR="00000000" w:rsidRPr="00000000">
        <w:rPr>
          <w:rtl w:val="0"/>
        </w:rPr>
        <w:t xml:space="preserve">poden modificar el comportament del programa, l'estructura de la base de dades i/o la interfície d'usuari. En principi, un mòdul es pot instal·lar i desinstal·lar i els canvis que implicava el mòdul es reverteixen completament.</w:t>
      </w:r>
      <w:r w:rsidDel="00000000" w:rsidR="00000000" w:rsidRPr="00000000">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114300</wp:posOffset>
            </wp:positionV>
            <wp:extent cx="4268844" cy="4327208"/>
            <wp:effectExtent b="0" l="0" r="0" t="0"/>
            <wp:wrapTopAndBottom distB="114300" distT="114300"/>
            <wp:docPr id="5" name="image12.png"/>
            <a:graphic>
              <a:graphicData uri="http://schemas.openxmlformats.org/drawingml/2006/picture">
                <pic:pic>
                  <pic:nvPicPr>
                    <pic:cNvPr id="0" name="image12.png"/>
                    <pic:cNvPicPr preferRelativeResize="0"/>
                  </pic:nvPicPr>
                  <pic:blipFill>
                    <a:blip r:embed="rId8"/>
                    <a:srcRect b="3" l="0" r="0" t="3"/>
                    <a:stretch>
                      <a:fillRect/>
                    </a:stretch>
                  </pic:blipFill>
                  <pic:spPr>
                    <a:xfrm>
                      <a:off x="0" y="0"/>
                      <a:ext cx="4268844" cy="4327208"/>
                    </a:xfrm>
                    <a:prstGeom prst="rect"/>
                    <a:ln/>
                  </pic:spPr>
                </pic:pic>
              </a:graphicData>
            </a:graphic>
          </wp:anchor>
        </w:drawing>
      </w:r>
    </w:p>
    <w:p w:rsidR="00000000" w:rsidDel="00000000" w:rsidP="00000000" w:rsidRDefault="00000000" w:rsidRPr="00000000" w14:paraId="00000055">
      <w:pPr>
        <w:pageBreakBefore w:val="0"/>
        <w:ind w:left="0" w:firstLine="0"/>
        <w:rPr/>
      </w:pPr>
      <w:r w:rsidDel="00000000" w:rsidR="00000000" w:rsidRPr="00000000">
        <w:rPr>
          <w:rtl w:val="0"/>
        </w:rPr>
        <w:t xml:space="preserve">Odoo facilita el desenvolupament de mòduls perquè, a més d'un ERP, és un framework de programació. Odoo té el seu propi framework tipus </w:t>
      </w:r>
      <w:r w:rsidDel="00000000" w:rsidR="00000000" w:rsidRPr="00000000">
        <w:rPr>
          <w:b w:val="1"/>
          <w:rtl w:val="0"/>
        </w:rPr>
        <w:t xml:space="preserve">RAD</w:t>
      </w:r>
      <w:r w:rsidDel="00000000" w:rsidR="00000000" w:rsidRPr="00000000">
        <w:rPr>
          <w:rtl w:val="0"/>
        </w:rPr>
        <w:t xml:space="preserve"> (</w:t>
      </w:r>
      <w:r w:rsidDel="00000000" w:rsidR="00000000" w:rsidRPr="00000000">
        <w:rPr>
          <w:b w:val="1"/>
          <w:rtl w:val="0"/>
        </w:rPr>
        <w:t xml:space="preserve">Rapid Application Development</w:t>
      </w:r>
      <w:r w:rsidDel="00000000" w:rsidR="00000000" w:rsidRPr="00000000">
        <w:rPr>
          <w:rtl w:val="0"/>
        </w:rPr>
        <w:t xml:space="preserve">). Això significa que amb poc esforç es poden aconseguir aplicacions amb altes prestacions i segures.</w:t>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b w:val="1"/>
          <w:rtl w:val="0"/>
        </w:rPr>
        <w:t xml:space="preserve">Atenció:</w:t>
      </w:r>
      <w:r w:rsidDel="00000000" w:rsidR="00000000" w:rsidRPr="00000000">
        <w:rPr>
          <w:rtl w:val="0"/>
        </w:rPr>
        <w:t xml:space="preserve"> el poc esforç és relatiu. Per a desenvolupar correctament en Odoo són necessaris amplis coneixements de Python, XML, HTML, Javascript i altres tecnologies associades com QWeb, JQuery, XML-RPC, etc. La corba d'aprenentatge és alta i la documentació és escassa. A més, els errors són més difícils d'interpretar perquè no sabem tot el que està passant per davall. La frustració inicial es veurà compensada amb una major agilitat i menys errors.</w:t>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rtl w:val="0"/>
        </w:rPr>
        <w:t xml:space="preserve">Aquest framework es basa en alguns dels principis generals dels RAD moderns:</w:t>
      </w:r>
      <w:r w:rsidDel="00000000" w:rsidR="00000000" w:rsidRPr="00000000">
        <w:rPr>
          <w:rtl w:val="0"/>
        </w:rPr>
      </w:r>
    </w:p>
    <w:p w:rsidR="00000000" w:rsidDel="00000000" w:rsidP="00000000" w:rsidRDefault="00000000" w:rsidRPr="00000000" w14:paraId="0000005E">
      <w:pPr>
        <w:numPr>
          <w:ilvl w:val="0"/>
          <w:numId w:val="18"/>
        </w:numPr>
        <w:spacing w:after="0" w:afterAutospacing="0"/>
        <w:ind w:left="720" w:hanging="360"/>
      </w:pPr>
      <w:r w:rsidDel="00000000" w:rsidR="00000000" w:rsidRPr="00000000">
        <w:rPr>
          <w:rtl w:val="0"/>
        </w:rPr>
        <w:t xml:space="preserve">La capa</w:t>
      </w:r>
      <w:r w:rsidDel="00000000" w:rsidR="00000000" w:rsidRPr="00000000">
        <w:rPr>
          <w:b w:val="1"/>
          <w:rtl w:val="0"/>
        </w:rPr>
        <w:t xml:space="preserve"> ORM (Object Relational Mapping)</w:t>
      </w:r>
      <w:r w:rsidDel="00000000" w:rsidR="00000000" w:rsidRPr="00000000">
        <w:rPr>
          <w:rtl w:val="0"/>
        </w:rPr>
        <w:t xml:space="preserve"> entre els objectes i la base de dades.</w:t>
      </w:r>
      <w:r w:rsidDel="00000000" w:rsidR="00000000" w:rsidRPr="00000000">
        <w:rPr>
          <w:rtl w:val="0"/>
        </w:rPr>
      </w:r>
    </w:p>
    <w:p w:rsidR="00000000" w:rsidDel="00000000" w:rsidP="00000000" w:rsidRDefault="00000000" w:rsidRPr="00000000" w14:paraId="0000005F">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La combinació </w:t>
      </w:r>
      <w:r w:rsidDel="00000000" w:rsidR="00000000" w:rsidRPr="00000000">
        <w:rPr>
          <w:b w:val="1"/>
          <w:u w:val="single"/>
          <w:rtl w:val="0"/>
        </w:rPr>
        <w:t xml:space="preserve">Classe Python ↔ ORM ↔ Tabla PostgreSQL</w:t>
      </w:r>
      <w:r w:rsidDel="00000000" w:rsidR="00000000" w:rsidRPr="00000000">
        <w:rPr>
          <w:rtl w:val="0"/>
        </w:rPr>
        <w:t xml:space="preserve"> es coneix com a </w:t>
      </w:r>
      <w:r w:rsidDel="00000000" w:rsidR="00000000" w:rsidRPr="00000000">
        <w:rPr>
          <w:b w:val="1"/>
          <w:u w:val="single"/>
          <w:rtl w:val="0"/>
        </w:rPr>
        <w:t xml:space="preserve">Model</w:t>
      </w:r>
      <w:r w:rsidDel="00000000" w:rsidR="00000000" w:rsidRPr="00000000">
        <w:rPr>
          <w:b w:val="1"/>
          <w:rtl w:val="0"/>
        </w:rPr>
        <w:t xml:space="preserve">.</w:t>
      </w:r>
    </w:p>
    <w:p w:rsidR="00000000" w:rsidDel="00000000" w:rsidP="00000000" w:rsidRDefault="00000000" w:rsidRPr="00000000" w14:paraId="00000060">
      <w:pPr>
        <w:pageBreakBefore w:val="0"/>
        <w:numPr>
          <w:ilvl w:val="1"/>
          <w:numId w:val="18"/>
        </w:numPr>
        <w:spacing w:after="0" w:afterAutospacing="0" w:before="0" w:beforeAutospacing="0"/>
        <w:ind w:left="1440" w:hanging="360"/>
        <w:rPr/>
      </w:pPr>
      <w:r w:rsidDel="00000000" w:rsidR="00000000" w:rsidRPr="00000000">
        <w:rPr>
          <w:rtl w:val="0"/>
        </w:rPr>
        <w:t xml:space="preserve">El programador no efectua el disseny de la base de dades, només de les classes i les seues relacions.</w:t>
      </w:r>
    </w:p>
    <w:p w:rsidR="00000000" w:rsidDel="00000000" w:rsidP="00000000" w:rsidRDefault="00000000" w:rsidRPr="00000000" w14:paraId="00000061">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Tampoc és necessari fer consultes SQL, quasi tot es pot fer amb els mètodes d'ORM d'Odoo.</w:t>
      </w:r>
    </w:p>
    <w:p w:rsidR="00000000" w:rsidDel="00000000" w:rsidP="00000000" w:rsidRDefault="00000000" w:rsidRPr="00000000" w14:paraId="00000062">
      <w:pPr>
        <w:pageBreakBefore w:val="0"/>
        <w:numPr>
          <w:ilvl w:val="0"/>
          <w:numId w:val="18"/>
        </w:numPr>
        <w:spacing w:after="0" w:afterAutospacing="0" w:before="0" w:beforeAutospacing="0"/>
        <w:ind w:left="720" w:hanging="360"/>
        <w:rPr>
          <w:u w:val="none"/>
        </w:rPr>
      </w:pPr>
      <w:r w:rsidDel="00000000" w:rsidR="00000000" w:rsidRPr="00000000">
        <w:rPr>
          <w:rtl w:val="0"/>
        </w:rPr>
        <w:t xml:space="preserve">L’arquitectura </w:t>
      </w:r>
      <w:r w:rsidDel="00000000" w:rsidR="00000000" w:rsidRPr="00000000">
        <w:rPr>
          <w:b w:val="1"/>
          <w:rtl w:val="0"/>
        </w:rPr>
        <w:t xml:space="preserve">MVC</w:t>
      </w:r>
      <w:r w:rsidDel="00000000" w:rsidR="00000000" w:rsidRPr="00000000">
        <w:rPr>
          <w:rtl w:val="0"/>
        </w:rPr>
        <w:t xml:space="preserve"> (Modelo-Vista-Controlador). </w:t>
      </w:r>
    </w:p>
    <w:p w:rsidR="00000000" w:rsidDel="00000000" w:rsidP="00000000" w:rsidRDefault="00000000" w:rsidRPr="00000000" w14:paraId="00000063">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El model es programa declarant classes de Python que hereten de “</w:t>
      </w:r>
      <w:r w:rsidDel="00000000" w:rsidR="00000000" w:rsidRPr="00000000">
        <w:rPr>
          <w:b w:val="1"/>
          <w:rtl w:val="0"/>
        </w:rPr>
        <w:t xml:space="preserve">models.Model</w:t>
      </w:r>
      <w:r w:rsidDel="00000000" w:rsidR="00000000" w:rsidRPr="00000000">
        <w:rPr>
          <w:rtl w:val="0"/>
        </w:rPr>
        <w:t xml:space="preserve">”. Aquesta herència provoca que actue l'ORM i és mapejen en la base de dades.</w:t>
      </w:r>
    </w:p>
    <w:p w:rsidR="00000000" w:rsidDel="00000000" w:rsidP="00000000" w:rsidRDefault="00000000" w:rsidRPr="00000000" w14:paraId="00000064">
      <w:pPr>
        <w:pageBreakBefore w:val="0"/>
        <w:numPr>
          <w:ilvl w:val="1"/>
          <w:numId w:val="18"/>
        </w:numPr>
        <w:spacing w:after="0" w:afterAutospacing="0" w:before="0" w:beforeAutospacing="0"/>
        <w:ind w:left="1440" w:hanging="360"/>
        <w:rPr>
          <w:u w:val="none"/>
        </w:rPr>
      </w:pPr>
      <w:r w:rsidDel="00000000" w:rsidR="00000000" w:rsidRPr="00000000">
        <w:rPr>
          <w:b w:val="1"/>
          <w:u w:val="single"/>
          <w:rtl w:val="0"/>
        </w:rPr>
        <w:t xml:space="preserve">Les vistes</w:t>
      </w:r>
      <w:r w:rsidDel="00000000" w:rsidR="00000000" w:rsidRPr="00000000">
        <w:rPr>
          <w:rtl w:val="0"/>
        </w:rPr>
        <w:t xml:space="preserve"> es defineixen normalment en arxius XML i són llestes, formularis, calendaris, gràfics, menús, etc. Aquest XML serà enviat al client web on el framework Javascript d'Odoo ho transforma en HTML.</w:t>
      </w:r>
    </w:p>
    <w:p w:rsidR="00000000" w:rsidDel="00000000" w:rsidP="00000000" w:rsidRDefault="00000000" w:rsidRPr="00000000" w14:paraId="00000065">
      <w:pPr>
        <w:pageBreakBefore w:val="0"/>
        <w:numPr>
          <w:ilvl w:val="1"/>
          <w:numId w:val="18"/>
        </w:numPr>
        <w:spacing w:after="0" w:afterAutospacing="0" w:before="0" w:beforeAutospacing="0"/>
        <w:ind w:left="1440" w:hanging="360"/>
        <w:rPr>
          <w:u w:val="none"/>
        </w:rPr>
      </w:pPr>
      <w:r w:rsidDel="00000000" w:rsidR="00000000" w:rsidRPr="00000000">
        <w:rPr>
          <w:b w:val="1"/>
          <w:u w:val="single"/>
          <w:rtl w:val="0"/>
        </w:rPr>
        <w:t xml:space="preserve">El controlador</w:t>
      </w:r>
      <w:r w:rsidDel="00000000" w:rsidR="00000000" w:rsidRPr="00000000">
        <w:rPr>
          <w:rtl w:val="0"/>
        </w:rPr>
        <w:t xml:space="preserve"> també es defineix en fitxers Python, normalment al costat del model. El controlador són els mètodes que proporcionen la lògica de negoci.</w:t>
      </w:r>
      <w:r w:rsidDel="00000000" w:rsidR="00000000" w:rsidRPr="00000000">
        <w:rPr>
          <w:rtl w:val="0"/>
        </w:rPr>
      </w:r>
    </w:p>
    <w:p w:rsidR="00000000" w:rsidDel="00000000" w:rsidP="00000000" w:rsidRDefault="00000000" w:rsidRPr="00000000" w14:paraId="00000066">
      <w:pPr>
        <w:pageBreakBefore w:val="0"/>
        <w:numPr>
          <w:ilvl w:val="0"/>
          <w:numId w:val="18"/>
        </w:numPr>
        <w:spacing w:after="0" w:afterAutospacing="0" w:before="0" w:beforeAutospacing="0"/>
        <w:ind w:left="720" w:hanging="360"/>
        <w:rPr>
          <w:u w:val="none"/>
        </w:rPr>
      </w:pPr>
      <w:r w:rsidDel="00000000" w:rsidR="00000000" w:rsidRPr="00000000">
        <w:rPr>
          <w:rtl w:val="0"/>
        </w:rPr>
        <w:t xml:space="preserve">Odoo té una arquitectura de </w:t>
      </w:r>
      <w:r w:rsidDel="00000000" w:rsidR="00000000" w:rsidRPr="00000000">
        <w:rPr>
          <w:b w:val="1"/>
          <w:rtl w:val="0"/>
        </w:rPr>
        <w:t xml:space="preserve">Tinença Múltiple</w:t>
      </w:r>
      <w:r w:rsidDel="00000000" w:rsidR="00000000" w:rsidRPr="00000000">
        <w:rPr>
          <w:rtl w:val="0"/>
        </w:rPr>
        <w:t xml:space="preserve">. De manera que un únic servidor pot proporcionar servei a molts clients de bases de dades diferents.</w:t>
      </w:r>
    </w:p>
    <w:p w:rsidR="00000000" w:rsidDel="00000000" w:rsidP="00000000" w:rsidRDefault="00000000" w:rsidRPr="00000000" w14:paraId="00000067">
      <w:pPr>
        <w:pageBreakBefore w:val="0"/>
        <w:numPr>
          <w:ilvl w:val="0"/>
          <w:numId w:val="18"/>
        </w:numPr>
        <w:spacing w:after="0" w:afterAutospacing="0" w:before="0" w:beforeAutospacing="0"/>
        <w:ind w:left="720" w:hanging="360"/>
        <w:rPr>
          <w:u w:val="none"/>
        </w:rPr>
      </w:pPr>
      <w:r w:rsidDel="00000000" w:rsidR="00000000" w:rsidRPr="00000000">
        <w:rPr>
          <w:rtl w:val="0"/>
        </w:rPr>
        <w:t xml:space="preserve">Odoo proporciona un dissenyador d'informes.</w:t>
      </w:r>
    </w:p>
    <w:p w:rsidR="00000000" w:rsidDel="00000000" w:rsidP="00000000" w:rsidRDefault="00000000" w:rsidRPr="00000000" w14:paraId="00000068">
      <w:pPr>
        <w:pageBreakBefore w:val="0"/>
        <w:numPr>
          <w:ilvl w:val="0"/>
          <w:numId w:val="18"/>
        </w:numPr>
        <w:spacing w:before="0" w:beforeAutospacing="0"/>
        <w:ind w:left="720" w:hanging="360"/>
        <w:rPr>
          <w:u w:val="none"/>
        </w:rPr>
      </w:pPr>
      <w:r w:rsidDel="00000000" w:rsidR="00000000" w:rsidRPr="00000000">
        <w:rPr>
          <w:rtl w:val="0"/>
        </w:rPr>
        <w:t xml:space="preserve">El framework facilita la traducció de l'aplicació a molts idiomes.</w:t>
      </w:r>
    </w:p>
    <w:p w:rsidR="00000000" w:rsidDel="00000000" w:rsidP="00000000" w:rsidRDefault="00000000" w:rsidRPr="00000000" w14:paraId="00000069">
      <w:pPr>
        <w:pageBreakBefore w:val="0"/>
        <w:ind w:firstLine="113"/>
        <w:rPr/>
      </w:pPr>
      <w:r w:rsidDel="00000000" w:rsidR="00000000" w:rsidRPr="00000000">
        <w:rPr>
          <w:rtl w:val="0"/>
        </w:rPr>
      </w:r>
    </w:p>
    <w:p w:rsidR="00000000" w:rsidDel="00000000" w:rsidP="00000000" w:rsidRDefault="00000000" w:rsidRPr="00000000" w14:paraId="0000006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w:t>
      </w:r>
      <w:r w:rsidDel="00000000" w:rsidR="00000000" w:rsidRPr="00000000">
        <w:rPr>
          <w:sz w:val="20"/>
          <w:szCs w:val="20"/>
          <w:rtl w:val="0"/>
        </w:rPr>
        <w:t xml:space="preserve"> </w:t>
      </w:r>
      <w:r w:rsidDel="00000000" w:rsidR="00000000" w:rsidRPr="00000000">
        <w:rPr>
          <w:rtl w:val="0"/>
        </w:rPr>
        <w:t xml:space="preserve">ja que Odoo facilita la traducció, és una bona pràctica programar tot en anglés, tant el nom de les variables com els textos que vam mostrar als usuaris. Posteriorment, podem afegir les traduccions necessàries.</w:t>
      </w:r>
      <w:r w:rsidDel="00000000" w:rsidR="00000000" w:rsidRPr="00000000">
        <w:rPr>
          <w:rtl w:val="0"/>
        </w:rPr>
      </w:r>
    </w:p>
    <w:p w:rsidR="00000000" w:rsidDel="00000000" w:rsidP="00000000" w:rsidRDefault="00000000" w:rsidRPr="00000000" w14:paraId="0000006B">
      <w:pPr>
        <w:pStyle w:val="Heading1"/>
        <w:numPr>
          <w:ilvl w:val="0"/>
          <w:numId w:val="19"/>
        </w:numPr>
        <w:ind w:left="432"/>
        <w:rPr>
          <w:smallCaps w:val="1"/>
          <w:color w:val="669966"/>
          <w:sz w:val="28"/>
          <w:szCs w:val="28"/>
        </w:rPr>
      </w:pPr>
      <w:bookmarkStart w:colFirst="0" w:colLast="0" w:name="_g7i82c35p6k" w:id="2"/>
      <w:bookmarkEnd w:id="2"/>
      <w:r w:rsidDel="00000000" w:rsidR="00000000" w:rsidRPr="00000000">
        <w:rPr>
          <w:rtl w:val="0"/>
        </w:rPr>
        <w:t xml:space="preserve">La base de dades d'Odoo</w:t>
      </w:r>
    </w:p>
    <w:p w:rsidR="00000000" w:rsidDel="00000000" w:rsidP="00000000" w:rsidRDefault="00000000" w:rsidRPr="00000000" w14:paraId="0000006C">
      <w:pPr>
        <w:rPr/>
      </w:pPr>
      <w:r w:rsidDel="00000000" w:rsidR="00000000" w:rsidRPr="00000000">
        <w:rPr>
          <w:rtl w:val="0"/>
        </w:rPr>
        <w:t xml:space="preserve">Gràcies a l'ORM, no hi ha un disseny definit de la base de dades. La base de dades d'una empresa pot tenir algunes taules molt diferents d’altres en funció del mapatge que l'ORM haja fet amb les classes actives en aquesta empresa. Per tant, és difícil trobar un disseny “entitat-relació” o una cosa similar en la documentació d'Odoo.</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Cal afegir que Odoo té alguns models ja creats i ben documentats com:</w:t>
      </w:r>
    </w:p>
    <w:p w:rsidR="00000000" w:rsidDel="00000000" w:rsidP="00000000" w:rsidRDefault="00000000" w:rsidRPr="00000000" w14:paraId="0000006E">
      <w:pPr>
        <w:numPr>
          <w:ilvl w:val="0"/>
          <w:numId w:val="13"/>
        </w:numPr>
        <w:spacing w:after="0" w:afterAutospacing="0"/>
        <w:ind w:left="720" w:hanging="360"/>
        <w:rPr>
          <w:u w:val="none"/>
        </w:rPr>
      </w:pPr>
      <w:r w:rsidDel="00000000" w:rsidR="00000000" w:rsidRPr="00000000">
        <w:rPr>
          <w:rtl w:val="0"/>
        </w:rPr>
        <w:t xml:space="preserve">“</w:t>
      </w:r>
      <w:r w:rsidDel="00000000" w:rsidR="00000000" w:rsidRPr="00000000">
        <w:rPr>
          <w:b w:val="1"/>
          <w:rtl w:val="0"/>
        </w:rPr>
        <w:t xml:space="preserve">res.partner</w:t>
      </w:r>
      <w:r w:rsidDel="00000000" w:rsidR="00000000" w:rsidRPr="00000000">
        <w:rPr>
          <w:rtl w:val="0"/>
        </w:rPr>
        <w:t xml:space="preserve">” (clients, proveïdors, etc.).</w:t>
      </w:r>
    </w:p>
    <w:p w:rsidR="00000000" w:rsidDel="00000000" w:rsidP="00000000" w:rsidRDefault="00000000" w:rsidRPr="00000000" w14:paraId="0000006F">
      <w:pPr>
        <w:numPr>
          <w:ilvl w:val="1"/>
          <w:numId w:val="13"/>
        </w:numPr>
        <w:spacing w:after="0" w:afterAutospacing="0" w:before="0" w:beforeAutospacing="0"/>
        <w:ind w:left="1440" w:hanging="360"/>
        <w:rPr>
          <w:u w:val="none"/>
        </w:rPr>
      </w:pPr>
      <w:hyperlink r:id="rId9">
        <w:r w:rsidDel="00000000" w:rsidR="00000000" w:rsidRPr="00000000">
          <w:rPr>
            <w:color w:val="1155cc"/>
            <w:u w:val="single"/>
            <w:rtl w:val="0"/>
          </w:rPr>
          <w:t xml:space="preserve">https://www.technaureus.com/odoo-partner-res-partner-concept/</w:t>
        </w:r>
      </w:hyperlink>
      <w:r w:rsidDel="00000000" w:rsidR="00000000" w:rsidRPr="00000000">
        <w:rPr>
          <w:rtl w:val="0"/>
        </w:rPr>
      </w:r>
    </w:p>
    <w:p w:rsidR="00000000" w:rsidDel="00000000" w:rsidP="00000000" w:rsidRDefault="00000000" w:rsidRPr="00000000" w14:paraId="00000070">
      <w:pPr>
        <w:numPr>
          <w:ilvl w:val="0"/>
          <w:numId w:val="13"/>
        </w:numPr>
        <w:spacing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sale.orde</w:t>
      </w:r>
      <w:r w:rsidDel="00000000" w:rsidR="00000000" w:rsidRPr="00000000">
        <w:rPr>
          <w:rtl w:val="0"/>
        </w:rPr>
        <w:t xml:space="preserve">r” (Ordre de venda).</w:t>
      </w:r>
    </w:p>
    <w:p w:rsidR="00000000" w:rsidDel="00000000" w:rsidP="00000000" w:rsidRDefault="00000000" w:rsidRPr="00000000" w14:paraId="00000071">
      <w:pPr>
        <w:ind w:left="0" w:firstLine="0"/>
        <w:rPr/>
      </w:pPr>
      <w:r w:rsidDel="00000000" w:rsidR="00000000" w:rsidRPr="00000000">
        <w:rPr>
          <w:rtl w:val="0"/>
        </w:rPr>
        <w:t xml:space="preserve">Aquests models existeixen de base pel fet que estan en quasi totes les empreses i versions d'Odoo.</w:t>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t xml:space="preserve">Però ni tan sols aquests tenen en la base de dades les mateixes columnes o relacions que en altres empreses. Moltes vegades necessitem saber el nom del model, del camp o de la taula en la base de dades. Per a això, Odoo proporciona en el seu “backend” el “mode desenvolupador” per a saber el model i camp posant el ratolí damunt d'un camp dels formularis.</w:t>
      </w:r>
    </w:p>
    <w:p w:rsidR="00000000" w:rsidDel="00000000" w:rsidP="00000000" w:rsidRDefault="00000000" w:rsidRPr="00000000" w14:paraId="00000074">
      <w:pPr>
        <w:pageBreakBefore w:val="0"/>
        <w:ind w:firstLine="113"/>
        <w:rPr/>
      </w:pPr>
      <w:r w:rsidDel="00000000" w:rsidR="00000000" w:rsidRPr="00000000">
        <w:rPr>
          <w:rtl w:val="0"/>
        </w:rPr>
      </w:r>
    </w:p>
    <w:p w:rsidR="00000000" w:rsidDel="00000000" w:rsidP="00000000" w:rsidRDefault="00000000" w:rsidRPr="00000000" w14:paraId="00000075">
      <w:pPr>
        <w:pageBreakBefore w:val="0"/>
        <w:ind w:firstLine="113"/>
        <w:rPr/>
      </w:pPr>
      <w:r w:rsidDel="00000000" w:rsidR="00000000" w:rsidRPr="00000000">
        <w:rPr>
          <w:rtl w:val="0"/>
        </w:rPr>
      </w:r>
    </w:p>
    <w:p w:rsidR="00000000" w:rsidDel="00000000" w:rsidP="00000000" w:rsidRDefault="00000000" w:rsidRPr="00000000" w14:paraId="00000076">
      <w:pPr>
        <w:pageBreakBefore w:val="0"/>
        <w:ind w:firstLine="113"/>
        <w:rPr/>
      </w:pPr>
      <w:r w:rsidDel="00000000" w:rsidR="00000000" w:rsidRPr="00000000">
        <w:rPr>
          <w:rtl w:val="0"/>
        </w:rPr>
      </w:r>
    </w:p>
    <w:p w:rsidR="00000000" w:rsidDel="00000000" w:rsidP="00000000" w:rsidRDefault="00000000" w:rsidRPr="00000000" w14:paraId="0000007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Important: </w:t>
      </w:r>
      <w:r w:rsidDel="00000000" w:rsidR="00000000" w:rsidRPr="00000000">
        <w:rPr>
          <w:rtl w:val="0"/>
        </w:rPr>
        <w:t xml:space="preserve">el nom de les classes de Python sempre ha de ser en minúscula i amb el punt per a separar per jerarquia. El nom d'un model, per tant, serà sempre: “</w:t>
      </w:r>
      <w:r w:rsidDel="00000000" w:rsidR="00000000" w:rsidRPr="00000000">
        <w:rPr>
          <w:b w:val="1"/>
          <w:rtl w:val="0"/>
        </w:rPr>
        <w:t xml:space="preserve">modul.model</w:t>
      </w:r>
      <w:r w:rsidDel="00000000" w:rsidR="00000000" w:rsidRPr="00000000">
        <w:rPr>
          <w:rtl w:val="0"/>
        </w:rPr>
        <w:t xml:space="preserve">”. Si el model té un nom compost, se separa per “</w:t>
      </w:r>
      <w:r w:rsidDel="00000000" w:rsidR="00000000" w:rsidRPr="00000000">
        <w:rPr>
          <w:b w:val="1"/>
          <w:rtl w:val="0"/>
        </w:rPr>
        <w:t xml:space="preserve">_</w:t>
      </w:r>
      <w:r w:rsidDel="00000000" w:rsidR="00000000" w:rsidRPr="00000000">
        <w:rPr>
          <w:rtl w:val="0"/>
        </w:rPr>
        <w:t xml:space="preserve">”.</w:t>
      </w:r>
    </w:p>
    <w:p w:rsidR="00000000" w:rsidDel="00000000" w:rsidP="00000000" w:rsidRDefault="00000000" w:rsidRPr="00000000" w14:paraId="0000007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En la base de dades, el punt se substitueix per una barra baixa.</w:t>
      </w:r>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 Interessant: </w:t>
      </w:r>
      <w:r w:rsidDel="00000000" w:rsidR="00000000" w:rsidRPr="00000000">
        <w:rPr>
          <w:rtl w:val="0"/>
        </w:rPr>
        <w:t xml:space="preserve">aconsellem dedicar uns minuts a conéixer la base de dades usant el “mode desenvolupador” i el client de terminal de PostgreSQL. Per a això, podem repassar les consultes SQL traient, per exemple, el nom dels clients que no han fet cap comanda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B">
      <w:pPr>
        <w:pStyle w:val="Heading1"/>
        <w:numPr>
          <w:ilvl w:val="0"/>
          <w:numId w:val="19"/>
        </w:numPr>
        <w:ind w:left="432"/>
        <w:rPr>
          <w:smallCaps w:val="1"/>
          <w:color w:val="669966"/>
          <w:sz w:val="28"/>
          <w:szCs w:val="28"/>
        </w:rPr>
      </w:pPr>
      <w:bookmarkStart w:colFirst="0" w:colLast="0" w:name="_sgviyv554qyz" w:id="3"/>
      <w:bookmarkEnd w:id="3"/>
      <w:r w:rsidDel="00000000" w:rsidR="00000000" w:rsidRPr="00000000">
        <w:rPr>
          <w:rtl w:val="0"/>
        </w:rPr>
        <w:t xml:space="preserve">Composició d'un mòdul</w:t>
      </w:r>
    </w:p>
    <w:p w:rsidR="00000000" w:rsidDel="00000000" w:rsidP="00000000" w:rsidRDefault="00000000" w:rsidRPr="00000000" w14:paraId="0000007C">
      <w:pPr>
        <w:rPr/>
      </w:pPr>
      <w:r w:rsidDel="00000000" w:rsidR="00000000" w:rsidRPr="00000000">
        <w:rPr>
          <w:rtl w:val="0"/>
        </w:rPr>
        <w:t xml:space="preserve">Odoo és un programa modular. Tant el servidor com el client es componen de mòduls que estenen al mòdul “base”. Qualsevol cosa que es vulga modificar en Odoo s'ha de fer creant un mòdul.</w:t>
      </w:r>
      <w:r w:rsidDel="00000000" w:rsidR="00000000" w:rsidRPr="00000000">
        <w:rPr>
          <w:rtl w:val="0"/>
        </w:rPr>
      </w:r>
    </w:p>
    <w:p w:rsidR="00000000" w:rsidDel="00000000" w:rsidP="00000000" w:rsidRDefault="00000000" w:rsidRPr="00000000" w14:paraId="0000007D">
      <w:pPr>
        <w:pageBreakBefore w:val="0"/>
        <w:ind w:firstLine="113"/>
        <w:rPr/>
      </w:pPr>
      <w:r w:rsidDel="00000000" w:rsidR="00000000" w:rsidRPr="00000000">
        <w:rPr>
          <w:rtl w:val="0"/>
        </w:rPr>
      </w:r>
    </w:p>
    <w:p w:rsidR="00000000" w:rsidDel="00000000" w:rsidP="00000000" w:rsidRDefault="00000000" w:rsidRPr="00000000" w14:paraId="0000007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 </w:t>
      </w:r>
      <w:r w:rsidDel="00000000" w:rsidR="00000000" w:rsidRPr="00000000">
        <w:rPr>
          <w:rtl w:val="0"/>
        </w:rPr>
        <w:t xml:space="preserve">ja que Odoo és de codi obert i tot el codi està en Python, que no és un llenguatge compilat, podem alterar els fitxers Python o XML dels mòduls oficials, canviant el que ens interesse.</w:t>
      </w:r>
      <w:r w:rsidDel="00000000" w:rsidR="00000000" w:rsidRPr="00000000">
        <w:rPr>
          <w:rtl w:val="0"/>
        </w:rPr>
      </w:r>
    </w:p>
    <w:p w:rsidR="00000000" w:rsidDel="00000000" w:rsidP="00000000" w:rsidRDefault="00000000" w:rsidRPr="00000000" w14:paraId="0000007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u w:val="single"/>
        </w:rPr>
      </w:pPr>
      <w:r w:rsidDel="00000000" w:rsidR="00000000" w:rsidRPr="00000000">
        <w:rPr>
          <w:b w:val="1"/>
          <w:u w:val="single"/>
          <w:rtl w:val="0"/>
        </w:rPr>
        <w:t xml:space="preserve">Això pot funcionar, però és una mala pràctica, ja que:</w:t>
      </w:r>
    </w:p>
    <w:p w:rsidR="00000000" w:rsidDel="00000000" w:rsidP="00000000" w:rsidRDefault="00000000" w:rsidRPr="00000000" w14:paraId="0000008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Qualsevol actualització dels mòduls oficials esborraria els nostres canvis.</w:t>
      </w:r>
    </w:p>
    <w:p w:rsidR="00000000" w:rsidDel="00000000" w:rsidP="00000000" w:rsidRDefault="00000000" w:rsidRPr="00000000" w14:paraId="0000008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Si no actualitzem, perdrem accés a nova funcionalitats i estarem exposats a problemes de seguretat.</w:t>
      </w:r>
    </w:p>
    <w:p w:rsidR="00000000" w:rsidDel="00000000" w:rsidP="00000000" w:rsidRDefault="00000000" w:rsidRPr="00000000" w14:paraId="0000008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Revertir canvis és més difícil i la solució sol passar per tornar a la versió oficial.</w:t>
      </w:r>
      <w:r w:rsidDel="00000000" w:rsidR="00000000" w:rsidRPr="00000000">
        <w:rPr>
          <w:rtl w:val="0"/>
        </w:rPr>
      </w:r>
    </w:p>
    <w:p w:rsidR="00000000" w:rsidDel="00000000" w:rsidP="00000000" w:rsidRDefault="00000000" w:rsidRPr="00000000" w14:paraId="00000083">
      <w:pPr>
        <w:pageBreakBefore w:val="0"/>
        <w:ind w:left="432" w:firstLine="0"/>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Podem crear mòduls per a modificar, eliminar o ampliar parts d'altres mòduls. També podem crear mòduls per a afegir funcionalitats completament noves a Odoo sense interferir amb la resta del programa. En qualsevol cas, el sistema modular està dissenyat perquè es puguen instal·lar i desinstal·lar mòduls sense afectar la resta del programa.</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b w:val="1"/>
          <w:rtl w:val="0"/>
        </w:rPr>
        <w:t xml:space="preserve">Exemple</w:t>
      </w:r>
      <w:r w:rsidDel="00000000" w:rsidR="00000000" w:rsidRPr="00000000">
        <w:rPr>
          <w:rtl w:val="0"/>
        </w:rPr>
        <w:t xml:space="preserve">: pot ser que una empresa no necessite totes les dades que demana Odoo en registrar un producte. Com a solució, podem fer un mòdul que elimine de la vista els camps innecessaris. Si després es comprova que aquells camps eren necessaris, només cal desinstal·lar el mòdul i tornen a aparéixer.</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Aquest sistema modular funciona perquè, cada vegada que es reinicia el servidor o s'actualitza un mòdul, s'interpreten els fitxers Python que defineixen els models i l'ORM mapeja les novetats en la base de dades. A més, es carreguen les dades dels fitxers XML en la base de dades i s'actualitzen les dades que han canviat.</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2"/>
        <w:numPr>
          <w:ilvl w:val="1"/>
          <w:numId w:val="19"/>
        </w:numPr>
      </w:pPr>
      <w:bookmarkStart w:colFirst="0" w:colLast="0" w:name="_z1cak5w3b36f" w:id="4"/>
      <w:bookmarkEnd w:id="4"/>
      <w:r w:rsidDel="00000000" w:rsidR="00000000" w:rsidRPr="00000000">
        <w:rPr>
          <w:rtl w:val="0"/>
        </w:rPr>
        <w:t xml:space="preserve">Composició d'un mòdul</w:t>
      </w:r>
    </w:p>
    <w:p w:rsidR="00000000" w:rsidDel="00000000" w:rsidP="00000000" w:rsidRDefault="00000000" w:rsidRPr="00000000" w14:paraId="0000008B">
      <w:pPr>
        <w:rPr/>
      </w:pPr>
      <w:r w:rsidDel="00000000" w:rsidR="00000000" w:rsidRPr="00000000">
        <w:rPr>
          <w:rtl w:val="0"/>
        </w:rPr>
        <w:t xml:space="preserve">Els mòduls modifiquen parts de Model-Vista-Controlador. D'aquesta manera, un mòdul es compon de fitxers Python, XML, CSS o Javascript entre altres. Tots aquests arxius han d'estar en una carpeta amb el nom del mòdul.</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Hi ha una estructura de subcarpetes i de noms d'arxius que quasi tots els mòduls respecten. Però tot depén del que pose en el fitxer “</w:t>
      </w:r>
      <w:r w:rsidDel="00000000" w:rsidR="00000000" w:rsidRPr="00000000">
        <w:rPr>
          <w:b w:val="1"/>
          <w:rtl w:val="0"/>
        </w:rPr>
        <w:t xml:space="preserve">__manifest__.py”</w:t>
      </w:r>
      <w:r w:rsidDel="00000000" w:rsidR="00000000" w:rsidRPr="00000000">
        <w:rPr>
          <w:rtl w:val="0"/>
        </w:rPr>
        <w:t xml:space="preserve">. Aquest fitxer conté un diccionari de Python amb informació del mòdul i la ubicació dels altres fitxers. A més, l'arxiu “</w:t>
      </w:r>
      <w:r w:rsidDel="00000000" w:rsidR="00000000" w:rsidRPr="00000000">
        <w:rPr>
          <w:b w:val="1"/>
          <w:rtl w:val="0"/>
        </w:rPr>
        <w:t xml:space="preserve">__init__.py</w:t>
      </w:r>
      <w:r w:rsidDel="00000000" w:rsidR="00000000" w:rsidRPr="00000000">
        <w:rPr>
          <w:rtl w:val="0"/>
        </w:rPr>
        <w:t xml:space="preserve">” indica quins fitxers Python s'han d'importar.</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Dins d'un mòdul podem trobar:</w:t>
      </w:r>
    </w:p>
    <w:p w:rsidR="00000000" w:rsidDel="00000000" w:rsidP="00000000" w:rsidRDefault="00000000" w:rsidRPr="00000000" w14:paraId="00000090">
      <w:pPr>
        <w:numPr>
          <w:ilvl w:val="0"/>
          <w:numId w:val="24"/>
        </w:numPr>
        <w:ind w:left="720" w:hanging="360"/>
      </w:pPr>
      <w:r w:rsidDel="00000000" w:rsidR="00000000" w:rsidRPr="00000000">
        <w:rPr>
          <w:rtl w:val="0"/>
        </w:rPr>
        <w:t xml:space="preserve">Fitxers Python que defineixen els models i els controladors.</w:t>
      </w:r>
    </w:p>
    <w:p w:rsidR="00000000" w:rsidDel="00000000" w:rsidP="00000000" w:rsidRDefault="00000000" w:rsidRPr="00000000" w14:paraId="00000091">
      <w:pPr>
        <w:numPr>
          <w:ilvl w:val="0"/>
          <w:numId w:val="24"/>
        </w:numPr>
        <w:ind w:left="720" w:hanging="360"/>
      </w:pPr>
      <w:r w:rsidDel="00000000" w:rsidR="00000000" w:rsidRPr="00000000">
        <w:rPr>
          <w:rtl w:val="0"/>
        </w:rPr>
        <w:t xml:space="preserve">Fitxers XML que defineixen dades que han d'anar a la base de dades. Dins d'aquestes dades, podem trobar:</w:t>
      </w:r>
    </w:p>
    <w:p w:rsidR="00000000" w:rsidDel="00000000" w:rsidP="00000000" w:rsidRDefault="00000000" w:rsidRPr="00000000" w14:paraId="00000092">
      <w:pPr>
        <w:numPr>
          <w:ilvl w:val="1"/>
          <w:numId w:val="24"/>
        </w:numPr>
        <w:ind w:left="1440" w:hanging="360"/>
      </w:pPr>
      <w:r w:rsidDel="00000000" w:rsidR="00000000" w:rsidRPr="00000000">
        <w:rPr>
          <w:rtl w:val="0"/>
        </w:rPr>
        <w:t xml:space="preserve">Definició de les vistes i les accions.</w:t>
      </w:r>
    </w:p>
    <w:p w:rsidR="00000000" w:rsidDel="00000000" w:rsidP="00000000" w:rsidRDefault="00000000" w:rsidRPr="00000000" w14:paraId="00000093">
      <w:pPr>
        <w:numPr>
          <w:ilvl w:val="1"/>
          <w:numId w:val="24"/>
        </w:numPr>
        <w:ind w:left="1440" w:hanging="360"/>
      </w:pPr>
      <w:r w:rsidDel="00000000" w:rsidR="00000000" w:rsidRPr="00000000">
        <w:rPr>
          <w:rtl w:val="0"/>
        </w:rPr>
        <w:t xml:space="preserve">Dades de demo.</w:t>
      </w:r>
    </w:p>
    <w:p w:rsidR="00000000" w:rsidDel="00000000" w:rsidP="00000000" w:rsidRDefault="00000000" w:rsidRPr="00000000" w14:paraId="00000094">
      <w:pPr>
        <w:numPr>
          <w:ilvl w:val="1"/>
          <w:numId w:val="24"/>
        </w:numPr>
        <w:ind w:left="1440" w:hanging="360"/>
      </w:pPr>
      <w:r w:rsidDel="00000000" w:rsidR="00000000" w:rsidRPr="00000000">
        <w:rPr>
          <w:rtl w:val="0"/>
        </w:rPr>
        <w:t xml:space="preserve">Dades estàtiques que necessita el mòdul.</w:t>
      </w:r>
    </w:p>
    <w:p w:rsidR="00000000" w:rsidDel="00000000" w:rsidP="00000000" w:rsidRDefault="00000000" w:rsidRPr="00000000" w14:paraId="00000095">
      <w:pPr>
        <w:numPr>
          <w:ilvl w:val="0"/>
          <w:numId w:val="24"/>
        </w:numPr>
        <w:ind w:left="720" w:hanging="360"/>
      </w:pPr>
      <w:r w:rsidDel="00000000" w:rsidR="00000000" w:rsidRPr="00000000">
        <w:rPr>
          <w:rtl w:val="0"/>
        </w:rPr>
        <w:t xml:space="preserve">Fitxers estàtics com a imatges, CSS, Javascript, etc. que han de ser carregats per la interfície web.</w:t>
      </w:r>
    </w:p>
    <w:p w:rsidR="00000000" w:rsidDel="00000000" w:rsidP="00000000" w:rsidRDefault="00000000" w:rsidRPr="00000000" w14:paraId="00000096">
      <w:pPr>
        <w:numPr>
          <w:ilvl w:val="0"/>
          <w:numId w:val="24"/>
        </w:numPr>
        <w:ind w:left="720" w:hanging="360"/>
      </w:pPr>
      <w:r w:rsidDel="00000000" w:rsidR="00000000" w:rsidRPr="00000000">
        <w:rPr>
          <w:rtl w:val="0"/>
        </w:rPr>
        <w:t xml:space="preserve">Controladors web per a gestionar les peticions web.</w:t>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Els mòduls es guarden en un directori indicat en l'opció “</w:t>
      </w:r>
      <w:r w:rsidDel="00000000" w:rsidR="00000000" w:rsidRPr="00000000">
        <w:rPr>
          <w:b w:val="1"/>
          <w:rtl w:val="0"/>
        </w:rPr>
        <w:t xml:space="preserve">--addons-path</w:t>
      </w:r>
      <w:r w:rsidDel="00000000" w:rsidR="00000000" w:rsidRPr="00000000">
        <w:rPr>
          <w:rtl w:val="0"/>
        </w:rPr>
        <w:t xml:space="preserve">” en llançar el servidor o en el fitxer de configuració “</w:t>
      </w:r>
      <w:r w:rsidDel="00000000" w:rsidR="00000000" w:rsidRPr="00000000">
        <w:rPr>
          <w:b w:val="1"/>
          <w:rtl w:val="0"/>
        </w:rPr>
        <w:t xml:space="preserve">odoo.conf</w:t>
      </w:r>
      <w:r w:rsidDel="00000000" w:rsidR="00000000" w:rsidRPr="00000000">
        <w:rPr>
          <w:rtl w:val="0"/>
        </w:rPr>
        <w:t xml:space="preserve">”. Els mòduls poden estar en més d'un directori i depenen de la mena d'instal·lació o la distribució o versió que s'instal·le.</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Per a crear un mòdul es pot fer manualment creat la carpeta, el manifest, els directoris i fitxers o utilitzant una eina de línia de comandos anomenada “</w:t>
      </w:r>
      <w:r w:rsidDel="00000000" w:rsidR="00000000" w:rsidRPr="00000000">
        <w:rPr>
          <w:b w:val="1"/>
          <w:rtl w:val="0"/>
        </w:rPr>
        <w:t xml:space="preserve">odoo scaffold</w:t>
      </w:r>
      <w:r w:rsidDel="00000000" w:rsidR="00000000" w:rsidRPr="00000000">
        <w:rPr>
          <w:rtl w:val="0"/>
        </w:rPr>
        <w:t xml:space="preserve">”.unida</w:t>
      </w:r>
    </w:p>
    <w:tbl>
      <w:tblPr>
        <w:tblStyle w:val="Table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333333"/>
                <w:sz w:val="20"/>
                <w:szCs w:val="20"/>
                <w:shd w:fill="f8f8f8" w:val="clear"/>
                <w:rtl w:val="0"/>
              </w:rPr>
              <w:t xml:space="preserve">odoo scaffold nombremodul /rutadononcolocarlo</w:t>
            </w:r>
            <w:r w:rsidDel="00000000" w:rsidR="00000000" w:rsidRPr="00000000">
              <w:rPr>
                <w:rtl w:val="0"/>
              </w:rPr>
            </w:r>
          </w:p>
        </w:tc>
      </w:tr>
    </w:tbl>
    <w:p w:rsidR="00000000" w:rsidDel="00000000" w:rsidP="00000000" w:rsidRDefault="00000000" w:rsidRPr="00000000" w14:paraId="0000009C">
      <w:pPr>
        <w:rPr/>
      </w:pPr>
      <w:r w:rsidDel="00000000" w:rsidR="00000000" w:rsidRPr="00000000">
        <w:rPr>
          <w:rtl w:val="0"/>
        </w:rPr>
        <w:t xml:space="preserve">Una vegada executat aquest comando, tenim en la ruta indicada, l'estructura bàsica de directoris i fitxers amb una mica de codi d'exemple.</w:t>
      </w:r>
    </w:p>
    <w:p w:rsidR="00000000" w:rsidDel="00000000" w:rsidP="00000000" w:rsidRDefault="00000000" w:rsidRPr="00000000" w14:paraId="0000009D">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b w:val="1"/>
          <w:rtl w:val="0"/>
        </w:rPr>
        <w:t xml:space="preserve">Atenció:</w:t>
      </w:r>
      <w:r w:rsidDel="00000000" w:rsidR="00000000" w:rsidRPr="00000000">
        <w:rPr>
          <w:rtl w:val="0"/>
        </w:rPr>
        <w:t xml:space="preserve"> encara que usar “scaffold” ens proporciona una base, durant la unitat pot ser bona idea basar-se en exemples proporcionats a classe.</w:t>
      </w:r>
    </w:p>
    <w:p w:rsidR="00000000" w:rsidDel="00000000" w:rsidP="00000000" w:rsidRDefault="00000000" w:rsidRPr="00000000" w14:paraId="0000009E">
      <w:pPr>
        <w:pStyle w:val="Heading1"/>
        <w:numPr>
          <w:ilvl w:val="0"/>
          <w:numId w:val="19"/>
        </w:numPr>
        <w:spacing w:after="0" w:afterAutospacing="0"/>
        <w:ind w:left="432"/>
        <w:rPr>
          <w:smallCaps w:val="1"/>
          <w:color w:val="669966"/>
          <w:sz w:val="28"/>
          <w:szCs w:val="28"/>
        </w:rPr>
      </w:pPr>
      <w:bookmarkStart w:colFirst="0" w:colLast="0" w:name="_xcv1tbje33gu" w:id="5"/>
      <w:bookmarkEnd w:id="5"/>
      <w:r w:rsidDel="00000000" w:rsidR="00000000" w:rsidRPr="00000000">
        <w:rPr>
          <w:rtl w:val="0"/>
        </w:rPr>
        <w:t xml:space="preserve">Models</w:t>
      </w:r>
    </w:p>
    <w:p w:rsidR="00000000" w:rsidDel="00000000" w:rsidP="00000000" w:rsidRDefault="00000000" w:rsidRPr="00000000" w14:paraId="0000009F">
      <w:pPr>
        <w:pStyle w:val="Heading2"/>
        <w:numPr>
          <w:ilvl w:val="1"/>
          <w:numId w:val="19"/>
        </w:numPr>
        <w:spacing w:before="0" w:beforeAutospacing="0"/>
        <w:rPr>
          <w:u w:val="none"/>
        </w:rPr>
      </w:pPr>
      <w:bookmarkStart w:colFirst="0" w:colLast="0" w:name="_z0g6q9djvcpz" w:id="6"/>
      <w:bookmarkEnd w:id="6"/>
      <w:r w:rsidDel="00000000" w:rsidR="00000000" w:rsidRPr="00000000">
        <w:rPr>
          <w:rtl w:val="0"/>
        </w:rPr>
        <w:t xml:space="preserve">Introducció als models en Odoo</w:t>
      </w:r>
    </w:p>
    <w:p w:rsidR="00000000" w:rsidDel="00000000" w:rsidP="00000000" w:rsidRDefault="00000000" w:rsidRPr="00000000" w14:paraId="000000A0">
      <w:pPr>
        <w:rPr/>
      </w:pPr>
      <w:r w:rsidDel="00000000" w:rsidR="00000000" w:rsidRPr="00000000">
        <w:rPr>
          <w:rtl w:val="0"/>
        </w:rPr>
        <w:t xml:space="preserve">Els models són una abstracció pròpia de molts frameworks i relacionada amb l'ORM. Un model es defineix com una classe Python que hereta de la classe “</w:t>
      </w:r>
      <w:r w:rsidDel="00000000" w:rsidR="00000000" w:rsidRPr="00000000">
        <w:rPr>
          <w:b w:val="1"/>
          <w:rtl w:val="0"/>
        </w:rPr>
        <w:t xml:space="preserve">models.Model</w:t>
      </w:r>
      <w:r w:rsidDel="00000000" w:rsidR="00000000" w:rsidRPr="00000000">
        <w:rPr>
          <w:rtl w:val="0"/>
        </w:rPr>
        <w:t xml:space="preserve">”. En heretar d'aquesta classe, adquireix unes propietats de manera transparent per al programador. A partir d'aquest moment, les classes del llenguatge de programació queden per davall d'un nivell més d'abstracció.</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Una classe heretada de “</w:t>
      </w:r>
      <w:r w:rsidDel="00000000" w:rsidR="00000000" w:rsidRPr="00000000">
        <w:rPr>
          <w:b w:val="1"/>
          <w:rtl w:val="0"/>
        </w:rPr>
        <w:t xml:space="preserve">models.Model</w:t>
      </w:r>
      <w:r w:rsidDel="00000000" w:rsidR="00000000" w:rsidRPr="00000000">
        <w:rPr>
          <w:rtl w:val="0"/>
        </w:rPr>
        <w:t xml:space="preserve">” es comporta de la següent manera:</w:t>
      </w:r>
    </w:p>
    <w:p w:rsidR="00000000" w:rsidDel="00000000" w:rsidP="00000000" w:rsidRDefault="00000000" w:rsidRPr="00000000" w14:paraId="000000A3">
      <w:pPr>
        <w:numPr>
          <w:ilvl w:val="0"/>
          <w:numId w:val="23"/>
        </w:numPr>
        <w:ind w:left="720" w:hanging="360"/>
      </w:pPr>
      <w:r w:rsidDel="00000000" w:rsidR="00000000" w:rsidRPr="00000000">
        <w:rPr>
          <w:rtl w:val="0"/>
        </w:rPr>
        <w:t xml:space="preserve">Pot ser accedida com a model, com “recordset” (conjunt de registres) o com “singleton” (un unic registre). Si és accedida com a model, té mètodes de model per a crear “recordsets”, per exemple. Si és accedida com “recordset”, es pot accedir a les dades que guarda.</w:t>
      </w:r>
    </w:p>
    <w:p w:rsidR="00000000" w:rsidDel="00000000" w:rsidP="00000000" w:rsidRDefault="00000000" w:rsidRPr="00000000" w14:paraId="000000A4">
      <w:pPr>
        <w:numPr>
          <w:ilvl w:val="0"/>
          <w:numId w:val="23"/>
        </w:numPr>
        <w:ind w:left="720" w:hanging="360"/>
      </w:pPr>
      <w:r w:rsidDel="00000000" w:rsidR="00000000" w:rsidRPr="00000000">
        <w:rPr>
          <w:rtl w:val="0"/>
        </w:rPr>
        <w:t xml:space="preserve">Pot tenir atributs interns de la classe, ja que continua sent Python. Però els atributs que es guarden en la base de dades s'han de definir com “</w:t>
      </w:r>
      <w:r w:rsidDel="00000000" w:rsidR="00000000" w:rsidRPr="00000000">
        <w:rPr>
          <w:b w:val="1"/>
          <w:rtl w:val="0"/>
        </w:rPr>
        <w:t xml:space="preserve">fields</w:t>
      </w:r>
      <w:r w:rsidDel="00000000" w:rsidR="00000000" w:rsidRPr="00000000">
        <w:rPr>
          <w:rtl w:val="0"/>
        </w:rPr>
        <w:t xml:space="preserve">”. Un “</w:t>
      </w:r>
      <w:r w:rsidDel="00000000" w:rsidR="00000000" w:rsidRPr="00000000">
        <w:rPr>
          <w:b w:val="1"/>
          <w:rtl w:val="0"/>
        </w:rPr>
        <w:t xml:space="preserve">field</w:t>
      </w:r>
      <w:r w:rsidDel="00000000" w:rsidR="00000000" w:rsidRPr="00000000">
        <w:rPr>
          <w:rtl w:val="0"/>
        </w:rPr>
        <w:t xml:space="preserve">” és una instància de la classe “</w:t>
      </w:r>
      <w:r w:rsidDel="00000000" w:rsidR="00000000" w:rsidRPr="00000000">
        <w:rPr>
          <w:b w:val="1"/>
          <w:rtl w:val="0"/>
        </w:rPr>
        <w:t xml:space="preserve">fields.Field”</w:t>
      </w:r>
      <w:r w:rsidDel="00000000" w:rsidR="00000000" w:rsidRPr="00000000">
        <w:rPr>
          <w:rtl w:val="0"/>
        </w:rPr>
        <w:t xml:space="preserve">, i té els seus propis atributs i funcions.</w:t>
      </w:r>
    </w:p>
    <w:p w:rsidR="00000000" w:rsidDel="00000000" w:rsidP="00000000" w:rsidRDefault="00000000" w:rsidRPr="00000000" w14:paraId="000000A5">
      <w:pPr>
        <w:numPr>
          <w:ilvl w:val="1"/>
          <w:numId w:val="23"/>
        </w:numPr>
        <w:ind w:left="1440" w:hanging="360"/>
      </w:pPr>
      <w:r w:rsidDel="00000000" w:rsidR="00000000" w:rsidRPr="00000000">
        <w:rPr>
          <w:rtl w:val="0"/>
        </w:rPr>
        <w:t xml:space="preserve">Odoo analitzarà el model, cercarà els atributs tipus “field” i les seues propietats i mapeará automàticament tot això en l'ORM.</w:t>
      </w:r>
    </w:p>
    <w:p w:rsidR="00000000" w:rsidDel="00000000" w:rsidP="00000000" w:rsidRDefault="00000000" w:rsidRPr="00000000" w14:paraId="000000A6">
      <w:pPr>
        <w:numPr>
          <w:ilvl w:val="0"/>
          <w:numId w:val="23"/>
        </w:numPr>
        <w:ind w:left="720" w:hanging="360"/>
      </w:pPr>
      <w:r w:rsidDel="00000000" w:rsidR="00000000" w:rsidRPr="00000000">
        <w:rPr>
          <w:rtl w:val="0"/>
        </w:rPr>
        <w:t xml:space="preserve">Els mètodes definits per als “recordset” reben un argument anomenat “self” que pot ser un “recordset” amb una col·lecció de registres. Per tant, han d'iterar en el self per a fer la seua funció en cadascun dels registres.</w:t>
      </w:r>
    </w:p>
    <w:p w:rsidR="00000000" w:rsidDel="00000000" w:rsidP="00000000" w:rsidRDefault="00000000" w:rsidRPr="00000000" w14:paraId="000000A7">
      <w:pPr>
        <w:numPr>
          <w:ilvl w:val="0"/>
          <w:numId w:val="23"/>
        </w:numPr>
        <w:ind w:left="720" w:hanging="360"/>
      </w:pPr>
      <w:r w:rsidDel="00000000" w:rsidR="00000000" w:rsidRPr="00000000">
        <w:rPr>
          <w:rtl w:val="0"/>
        </w:rPr>
        <w:t xml:space="preserve">Un model representa a la taula sencera en la base de dades. Un “recordset” representa a una col·lecció de registres d'aqueixa taula i també al model. Un “singleton” és un “recordset” d'un sol element.</w:t>
      </w:r>
    </w:p>
    <w:p w:rsidR="00000000" w:rsidDel="00000000" w:rsidP="00000000" w:rsidRDefault="00000000" w:rsidRPr="00000000" w14:paraId="000000A8">
      <w:pPr>
        <w:numPr>
          <w:ilvl w:val="0"/>
          <w:numId w:val="23"/>
        </w:numPr>
        <w:ind w:left="720" w:hanging="360"/>
      </w:pPr>
      <w:r w:rsidDel="00000000" w:rsidR="00000000" w:rsidRPr="00000000">
        <w:rPr>
          <w:rtl w:val="0"/>
        </w:rPr>
        <w:t xml:space="preserve">Els models tenen les seues pròpies funcions per a no haver d'accedir a la base de dades per a modificar o crear registres. A més, incorporen restriccions d'integritat.</w:t>
      </w:r>
    </w:p>
    <w:p w:rsidR="00000000" w:rsidDel="00000000" w:rsidP="00000000" w:rsidRDefault="00000000" w:rsidRPr="00000000" w14:paraId="000000A9">
      <w:pPr>
        <w:rPr/>
      </w:pPr>
      <w:r w:rsidDel="00000000" w:rsidR="00000000" w:rsidRPr="00000000">
        <w:rPr>
          <w:rtl w:val="0"/>
        </w:rPr>
        <w:t xml:space="preserve">Aquest és l'exemple d'un model amb solament un “field”:</w:t>
      </w:r>
    </w:p>
    <w:tbl>
      <w:tblPr>
        <w:tblStyle w:val="Table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rPr>
            </w:pP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AModel</w:t>
            </w:r>
            <w:r w:rsidDel="00000000" w:rsidR="00000000" w:rsidRPr="00000000">
              <w:rPr>
                <w:rFonts w:ascii="Consolas" w:cs="Consolas" w:eastAsia="Consolas" w:hAnsi="Consolas"/>
                <w:color w:val="333333"/>
                <w:sz w:val="20"/>
                <w:szCs w:val="20"/>
                <w:shd w:fill="f8f8f8" w:val="clear"/>
                <w:rtl w:val="0"/>
              </w:rPr>
              <w:t xml:space="preserve">(models.Model):</w:t>
              <w:br w:type="textWrapping"/>
              <w:t xml:space="preserve">    _name = </w:t>
            </w:r>
            <w:r w:rsidDel="00000000" w:rsidR="00000000" w:rsidRPr="00000000">
              <w:rPr>
                <w:rFonts w:ascii="Consolas" w:cs="Consolas" w:eastAsia="Consolas" w:hAnsi="Consolas"/>
                <w:color w:val="dd1144"/>
                <w:sz w:val="20"/>
                <w:szCs w:val="20"/>
                <w:shd w:fill="f8f8f8" w:val="clear"/>
                <w:rtl w:val="0"/>
              </w:rPr>
              <w:t xml:space="preserve">'a.model'</w:t>
            </w:r>
            <w:r w:rsidDel="00000000" w:rsidR="00000000" w:rsidRPr="00000000">
              <w:rPr>
                <w:rFonts w:ascii="Consolas" w:cs="Consolas" w:eastAsia="Consolas" w:hAnsi="Consolas"/>
                <w:color w:val="333333"/>
                <w:sz w:val="20"/>
                <w:szCs w:val="20"/>
                <w:shd w:fill="f8f8f8" w:val="clear"/>
                <w:rtl w:val="0"/>
              </w:rPr>
              <w:br w:type="textWrapping"/>
              <w:t xml:space="preserve">    _description = </w:t>
            </w:r>
            <w:r w:rsidDel="00000000" w:rsidR="00000000" w:rsidRPr="00000000">
              <w:rPr>
                <w:rFonts w:ascii="Consolas" w:cs="Consolas" w:eastAsia="Consolas" w:hAnsi="Consolas"/>
                <w:color w:val="dd1144"/>
                <w:sz w:val="20"/>
                <w:szCs w:val="20"/>
                <w:shd w:fill="f8f8f8" w:val="clear"/>
                <w:rtl w:val="0"/>
              </w:rPr>
              <w:t xml:space="preserve">'descripción opcional'</w:t>
            </w:r>
            <w:r w:rsidDel="00000000" w:rsidR="00000000" w:rsidRPr="00000000">
              <w:rPr>
                <w:rFonts w:ascii="Consolas" w:cs="Consolas" w:eastAsia="Consolas" w:hAnsi="Consolas"/>
                <w:color w:val="333333"/>
                <w:sz w:val="20"/>
                <w:szCs w:val="20"/>
                <w:shd w:fill="f8f8f8" w:val="clear"/>
                <w:rtl w:val="0"/>
              </w:rPr>
              <w:br w:type="textWrapping"/>
              <w:t xml:space="preserve">    name = fields.Char(</w:t>
              <w:br w:type="textWrapping"/>
              <w:t xml:space="preserve">        string=</w:t>
            </w:r>
            <w:r w:rsidDel="00000000" w:rsidR="00000000" w:rsidRPr="00000000">
              <w:rPr>
                <w:rFonts w:ascii="Consolas" w:cs="Consolas" w:eastAsia="Consolas" w:hAnsi="Consolas"/>
                <w:color w:val="dd1144"/>
                <w:sz w:val="20"/>
                <w:szCs w:val="20"/>
                <w:shd w:fill="f8f8f8" w:val="clear"/>
                <w:rtl w:val="0"/>
              </w:rPr>
              <w:t xml:space="preserve">"Name"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El nombre en el label (Opcional)</w:t>
            </w:r>
            <w:r w:rsidDel="00000000" w:rsidR="00000000" w:rsidRPr="00000000">
              <w:rPr>
                <w:rFonts w:ascii="Consolas" w:cs="Consolas" w:eastAsia="Consolas" w:hAnsi="Consolas"/>
                <w:color w:val="333333"/>
                <w:sz w:val="20"/>
                <w:szCs w:val="20"/>
                <w:shd w:fill="f8f8f8" w:val="clear"/>
                <w:rtl w:val="0"/>
              </w:rPr>
              <w:br w:type="textWrapping"/>
              <w:t xml:space="preserve">        compute=</w:t>
            </w:r>
            <w:r w:rsidDel="00000000" w:rsidR="00000000" w:rsidRPr="00000000">
              <w:rPr>
                <w:rFonts w:ascii="Consolas" w:cs="Consolas" w:eastAsia="Consolas" w:hAnsi="Consolas"/>
                <w:color w:val="dd1144"/>
                <w:sz w:val="20"/>
                <w:szCs w:val="20"/>
                <w:shd w:fill="f8f8f8" w:val="clear"/>
                <w:rtl w:val="0"/>
              </w:rPr>
              <w:t xml:space="preserve">"_compute_name_custom"</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computado, el nombre de la función</w:t>
            </w:r>
            <w:r w:rsidDel="00000000" w:rsidR="00000000" w:rsidRPr="00000000">
              <w:rPr>
                <w:rFonts w:ascii="Consolas" w:cs="Consolas" w:eastAsia="Consolas" w:hAnsi="Consolas"/>
                <w:color w:val="333333"/>
                <w:sz w:val="20"/>
                <w:szCs w:val="20"/>
                <w:shd w:fill="f8f8f8" w:val="clear"/>
                <w:rtl w:val="0"/>
              </w:rPr>
              <w:br w:type="textWrapping"/>
              <w:t xml:space="preserve">        store=</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computado, si se guarda o no </w:t>
            </w:r>
            <w:r w:rsidDel="00000000" w:rsidR="00000000" w:rsidRPr="00000000">
              <w:rPr>
                <w:rFonts w:ascii="Consolas" w:cs="Consolas" w:eastAsia="Consolas" w:hAnsi="Consolas"/>
                <w:color w:val="333333"/>
                <w:sz w:val="20"/>
                <w:szCs w:val="20"/>
                <w:shd w:fill="f8f8f8" w:val="clear"/>
                <w:rtl w:val="0"/>
              </w:rPr>
              <w:br w:type="textWrapping"/>
              <w:t xml:space="preserve">        select=</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Forzar que esté indexado</w:t>
            </w:r>
            <w:r w:rsidDel="00000000" w:rsidR="00000000" w:rsidRPr="00000000">
              <w:rPr>
                <w:rFonts w:ascii="Consolas" w:cs="Consolas" w:eastAsia="Consolas" w:hAnsi="Consolas"/>
                <w:color w:val="333333"/>
                <w:sz w:val="20"/>
                <w:szCs w:val="20"/>
                <w:shd w:fill="f8f8f8" w:val="clear"/>
                <w:rtl w:val="0"/>
              </w:rPr>
              <w:br w:type="textWrapping"/>
              <w:t xml:space="preserve">        default=</w:t>
            </w:r>
            <w:r w:rsidDel="00000000" w:rsidR="00000000" w:rsidRPr="00000000">
              <w:rPr>
                <w:rFonts w:ascii="Consolas" w:cs="Consolas" w:eastAsia="Consolas" w:hAnsi="Consolas"/>
                <w:color w:val="dd1144"/>
                <w:sz w:val="20"/>
                <w:szCs w:val="20"/>
                <w:shd w:fill="f8f8f8" w:val="clear"/>
                <w:rtl w:val="0"/>
              </w:rPr>
              <w:t xml:space="preserve">'Nombre'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Valor por defecto, puede ser una función</w:t>
            </w:r>
            <w:r w:rsidDel="00000000" w:rsidR="00000000" w:rsidRPr="00000000">
              <w:rPr>
                <w:rFonts w:ascii="Consolas" w:cs="Consolas" w:eastAsia="Consolas" w:hAnsi="Consolas"/>
                <w:color w:val="333333"/>
                <w:sz w:val="20"/>
                <w:szCs w:val="20"/>
                <w:shd w:fill="f8f8f8" w:val="clear"/>
                <w:rtl w:val="0"/>
              </w:rPr>
              <w:br w:type="textWrapping"/>
              <w:t xml:space="preserve">        readonly=</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El usuario no puede escribir directamente</w:t>
            </w:r>
            <w:r w:rsidDel="00000000" w:rsidR="00000000" w:rsidRPr="00000000">
              <w:rPr>
                <w:rFonts w:ascii="Consolas" w:cs="Consolas" w:eastAsia="Consolas" w:hAnsi="Consolas"/>
                <w:color w:val="333333"/>
                <w:sz w:val="20"/>
                <w:szCs w:val="20"/>
                <w:shd w:fill="f8f8f8" w:val="clear"/>
                <w:rtl w:val="0"/>
              </w:rPr>
              <w:br w:type="textWrapping"/>
              <w:t xml:space="preserve">        inverse=</w:t>
            </w:r>
            <w:r w:rsidDel="00000000" w:rsidR="00000000" w:rsidRPr="00000000">
              <w:rPr>
                <w:rFonts w:ascii="Consolas" w:cs="Consolas" w:eastAsia="Consolas" w:hAnsi="Consolas"/>
                <w:color w:val="dd1144"/>
                <w:sz w:val="20"/>
                <w:szCs w:val="20"/>
                <w:shd w:fill="f8f8f8" w:val="clear"/>
                <w:rtl w:val="0"/>
              </w:rPr>
              <w:t xml:space="preserve">"_write_name"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computada y se modifique</w:t>
            </w:r>
            <w:r w:rsidDel="00000000" w:rsidR="00000000" w:rsidRPr="00000000">
              <w:rPr>
                <w:rFonts w:ascii="Consolas" w:cs="Consolas" w:eastAsia="Consolas" w:hAnsi="Consolas"/>
                <w:color w:val="333333"/>
                <w:sz w:val="20"/>
                <w:szCs w:val="20"/>
                <w:shd w:fill="f8f8f8" w:val="clear"/>
                <w:rtl w:val="0"/>
              </w:rPr>
              <w:br w:type="textWrapping"/>
              <w:t xml:space="preserve">        required=</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Field obligatorio</w:t>
            </w:r>
            <w:r w:rsidDel="00000000" w:rsidR="00000000" w:rsidRPr="00000000">
              <w:rPr>
                <w:rFonts w:ascii="Consolas" w:cs="Consolas" w:eastAsia="Consolas" w:hAnsi="Consolas"/>
                <w:color w:val="333333"/>
                <w:sz w:val="20"/>
                <w:szCs w:val="20"/>
                <w:shd w:fill="f8f8f8" w:val="clear"/>
                <w:rtl w:val="0"/>
              </w:rPr>
              <w:br w:type="textWrapping"/>
              <w:t xml:space="preserve">        translate=</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Si se puede traducir</w:t>
            </w:r>
            <w:r w:rsidDel="00000000" w:rsidR="00000000" w:rsidRPr="00000000">
              <w:rPr>
                <w:rFonts w:ascii="Consolas" w:cs="Consolas" w:eastAsia="Consolas" w:hAnsi="Consolas"/>
                <w:color w:val="333333"/>
                <w:sz w:val="20"/>
                <w:szCs w:val="20"/>
                <w:shd w:fill="f8f8f8" w:val="clear"/>
                <w:rtl w:val="0"/>
              </w:rPr>
              <w:br w:type="textWrapping"/>
              <w:t xml:space="preserve">        help=</w:t>
            </w:r>
            <w:r w:rsidDel="00000000" w:rsidR="00000000" w:rsidRPr="00000000">
              <w:rPr>
                <w:rFonts w:ascii="Consolas" w:cs="Consolas" w:eastAsia="Consolas" w:hAnsi="Consolas"/>
                <w:color w:val="dd1144"/>
                <w:sz w:val="20"/>
                <w:szCs w:val="20"/>
                <w:shd w:fill="f8f8f8" w:val="clear"/>
                <w:rtl w:val="0"/>
              </w:rPr>
              <w:t xml:space="preserve">'blabla'</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Ayuda al usuario</w:t>
            </w:r>
            <w:r w:rsidDel="00000000" w:rsidR="00000000" w:rsidRPr="00000000">
              <w:rPr>
                <w:rFonts w:ascii="Consolas" w:cs="Consolas" w:eastAsia="Consolas" w:hAnsi="Consolas"/>
                <w:color w:val="333333"/>
                <w:sz w:val="20"/>
                <w:szCs w:val="20"/>
                <w:shd w:fill="f8f8f8" w:val="clear"/>
                <w:rtl w:val="0"/>
              </w:rPr>
              <w:br w:type="textWrapping"/>
              <w:t xml:space="preserve">        company_dependent=</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Transforma columna a ir.property</w:t>
            </w:r>
            <w:r w:rsidDel="00000000" w:rsidR="00000000" w:rsidRPr="00000000">
              <w:rPr>
                <w:rFonts w:ascii="Consolas" w:cs="Consolas" w:eastAsia="Consolas" w:hAnsi="Consolas"/>
                <w:color w:val="333333"/>
                <w:sz w:val="20"/>
                <w:szCs w:val="20"/>
                <w:shd w:fill="f8f8f8" w:val="clear"/>
                <w:rtl w:val="0"/>
              </w:rPr>
              <w:br w:type="textWrapping"/>
              <w:t xml:space="preserve">        search=</w:t>
            </w:r>
            <w:r w:rsidDel="00000000" w:rsidR="00000000" w:rsidRPr="00000000">
              <w:rPr>
                <w:rFonts w:ascii="Consolas" w:cs="Consolas" w:eastAsia="Consolas" w:hAnsi="Consolas"/>
                <w:color w:val="dd1144"/>
                <w:sz w:val="20"/>
                <w:szCs w:val="20"/>
                <w:shd w:fill="f8f8f8" w:val="clear"/>
                <w:rtl w:val="0"/>
              </w:rPr>
              <w:t xml:space="preserve">'_search_function'</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computado, cómo buscar en él.</w:t>
            </w:r>
            <w:r w:rsidDel="00000000" w:rsidR="00000000" w:rsidRPr="00000000">
              <w:rPr>
                <w:rFonts w:ascii="Consolas" w:cs="Consolas" w:eastAsia="Consolas" w:hAnsi="Consolas"/>
                <w:color w:val="333333"/>
                <w:sz w:val="20"/>
                <w:szCs w:val="20"/>
                <w:shd w:fill="f8f8f8" w:val="clear"/>
                <w:rtl w:val="0"/>
              </w:rPr>
              <w:br w:type="textWrapping"/>
              <w:t xml:space="preserve">        copy =</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Si se puede copiar con copy() </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tl w:val="0"/>
              </w:rPr>
            </w:r>
          </w:p>
        </w:tc>
      </w:tr>
    </w:tbl>
    <w:p w:rsidR="00000000" w:rsidDel="00000000" w:rsidP="00000000" w:rsidRDefault="00000000" w:rsidRPr="00000000" w14:paraId="000000AB">
      <w:pPr>
        <w:rPr/>
      </w:pPr>
      <w:r w:rsidDel="00000000" w:rsidR="00000000" w:rsidRPr="00000000">
        <w:rPr>
          <w:rtl w:val="0"/>
        </w:rPr>
        <w:t xml:space="preserve">Sobre el codi anterior, vegem detalladament tot el que passa:</w:t>
      </w:r>
      <w:r w:rsidDel="00000000" w:rsidR="00000000" w:rsidRPr="00000000">
        <w:rPr>
          <w:rtl w:val="0"/>
        </w:rPr>
      </w:r>
    </w:p>
    <w:p w:rsidR="00000000" w:rsidDel="00000000" w:rsidP="00000000" w:rsidRDefault="00000000" w:rsidRPr="00000000" w14:paraId="000000AC">
      <w:pPr>
        <w:numPr>
          <w:ilvl w:val="0"/>
          <w:numId w:val="7"/>
        </w:numPr>
        <w:ind w:left="720" w:hanging="360"/>
      </w:pPr>
      <w:r w:rsidDel="00000000" w:rsidR="00000000" w:rsidRPr="00000000">
        <w:rPr>
          <w:rtl w:val="0"/>
        </w:rPr>
        <w:t xml:space="preserve">Es defineix una classe de Python que hereta de “</w:t>
      </w:r>
      <w:r w:rsidDel="00000000" w:rsidR="00000000" w:rsidRPr="00000000">
        <w:rPr>
          <w:b w:val="1"/>
          <w:rtl w:val="0"/>
        </w:rPr>
        <w:t xml:space="preserve">models.Model</w:t>
      </w:r>
      <w:r w:rsidDel="00000000" w:rsidR="00000000" w:rsidRPr="00000000">
        <w:rPr>
          <w:rtl w:val="0"/>
        </w:rPr>
        <w:t xml:space="preserve">”</w:t>
      </w:r>
    </w:p>
    <w:p w:rsidR="00000000" w:rsidDel="00000000" w:rsidP="00000000" w:rsidRDefault="00000000" w:rsidRPr="00000000" w14:paraId="000000AD">
      <w:pPr>
        <w:numPr>
          <w:ilvl w:val="0"/>
          <w:numId w:val="7"/>
        </w:numPr>
        <w:ind w:left="720" w:hanging="360"/>
      </w:pPr>
      <w:r w:rsidDel="00000000" w:rsidR="00000000" w:rsidRPr="00000000">
        <w:rPr>
          <w:rtl w:val="0"/>
        </w:rPr>
        <w:t xml:space="preserve">Es defineixen dos atributs “</w:t>
      </w:r>
      <w:r w:rsidDel="00000000" w:rsidR="00000000" w:rsidRPr="00000000">
        <w:rPr>
          <w:b w:val="1"/>
          <w:rtl w:val="0"/>
        </w:rPr>
        <w:t xml:space="preserve">_name</w:t>
      </w:r>
      <w:r w:rsidDel="00000000" w:rsidR="00000000" w:rsidRPr="00000000">
        <w:rPr>
          <w:rtl w:val="0"/>
        </w:rPr>
        <w:t xml:space="preserve">” i “</w:t>
      </w:r>
      <w:r w:rsidDel="00000000" w:rsidR="00000000" w:rsidRPr="00000000">
        <w:rPr>
          <w:b w:val="1"/>
          <w:rtl w:val="0"/>
        </w:rPr>
        <w:t xml:space="preserve">_description</w:t>
      </w:r>
      <w:r w:rsidDel="00000000" w:rsidR="00000000" w:rsidRPr="00000000">
        <w:rPr>
          <w:rtl w:val="0"/>
        </w:rPr>
        <w:t xml:space="preserve">”. El “</w:t>
      </w:r>
      <w:r w:rsidDel="00000000" w:rsidR="00000000" w:rsidRPr="00000000">
        <w:rPr>
          <w:b w:val="1"/>
          <w:rtl w:val="0"/>
        </w:rPr>
        <w:t xml:space="preserve">_name</w:t>
      </w:r>
      <w:r w:rsidDel="00000000" w:rsidR="00000000" w:rsidRPr="00000000">
        <w:rPr>
          <w:rtl w:val="0"/>
        </w:rPr>
        <w:t xml:space="preserve">” és obligatori en els models i és el nom del model. Ací s'observa l'abstracció, ja no s'accedirà a la classe “</w:t>
      </w:r>
      <w:r w:rsidDel="00000000" w:rsidR="00000000" w:rsidRPr="00000000">
        <w:rPr>
          <w:b w:val="1"/>
          <w:rtl w:val="0"/>
        </w:rPr>
        <w:t xml:space="preserve">Amodel</w:t>
      </w:r>
      <w:r w:rsidDel="00000000" w:rsidR="00000000" w:rsidRPr="00000000">
        <w:rPr>
          <w:rtl w:val="0"/>
        </w:rPr>
        <w:t xml:space="preserve">”, sinó al model “</w:t>
      </w:r>
      <w:r w:rsidDel="00000000" w:rsidR="00000000" w:rsidRPr="00000000">
        <w:rPr>
          <w:b w:val="1"/>
          <w:rtl w:val="0"/>
        </w:rPr>
        <w:t xml:space="preserve">a.model”</w:t>
      </w:r>
      <w:r w:rsidDel="00000000" w:rsidR="00000000" w:rsidRPr="00000000">
        <w:rPr>
          <w:rtl w:val="0"/>
        </w:rPr>
        <w:t xml:space="preserve">.</w:t>
      </w:r>
    </w:p>
    <w:p w:rsidR="00000000" w:rsidDel="00000000" w:rsidP="00000000" w:rsidRDefault="00000000" w:rsidRPr="00000000" w14:paraId="000000AE">
      <w:pPr>
        <w:numPr>
          <w:ilvl w:val="0"/>
          <w:numId w:val="7"/>
        </w:numPr>
        <w:ind w:left="720" w:hanging="360"/>
      </w:pPr>
      <w:r w:rsidDel="00000000" w:rsidR="00000000" w:rsidRPr="00000000">
        <w:rPr>
          <w:rtl w:val="0"/>
        </w:rPr>
        <w:t xml:space="preserve">Després està la definició d'un altre atribut tipus “</w:t>
      </w:r>
      <w:r w:rsidDel="00000000" w:rsidR="00000000" w:rsidRPr="00000000">
        <w:rPr>
          <w:b w:val="1"/>
          <w:rtl w:val="0"/>
        </w:rPr>
        <w:t xml:space="preserve">field</w:t>
      </w:r>
      <w:r w:rsidDel="00000000" w:rsidR="00000000" w:rsidRPr="00000000">
        <w:rPr>
          <w:rtl w:val="0"/>
        </w:rPr>
        <w:t xml:space="preserve">” que serà mapatge per l'ORM en la base de dades. Com es pot observar, crida al constructor de la classe “f</w:t>
      </w:r>
      <w:r w:rsidDel="00000000" w:rsidR="00000000" w:rsidRPr="00000000">
        <w:rPr>
          <w:b w:val="1"/>
          <w:rtl w:val="0"/>
        </w:rPr>
        <w:t xml:space="preserve">ields.Char</w:t>
      </w:r>
      <w:r w:rsidDel="00000000" w:rsidR="00000000" w:rsidRPr="00000000">
        <w:rPr>
          <w:rtl w:val="0"/>
        </w:rPr>
        <w:t xml:space="preserve">” amb uns arguments. Tots els arguments són opcionals en el cas de “</w:t>
      </w:r>
      <w:r w:rsidDel="00000000" w:rsidR="00000000" w:rsidRPr="00000000">
        <w:rPr>
          <w:b w:val="1"/>
          <w:rtl w:val="0"/>
        </w:rPr>
        <w:t xml:space="preserve">Char</w:t>
      </w:r>
      <w:r w:rsidDel="00000000" w:rsidR="00000000" w:rsidRPr="00000000">
        <w:rPr>
          <w:rtl w:val="0"/>
        </w:rPr>
        <w:t xml:space="preserve">”. Hi ha constructors per a tots els tipus de dades.</w:t>
      </w:r>
      <w:r w:rsidDel="00000000" w:rsidR="00000000" w:rsidRPr="00000000">
        <w:rPr>
          <w:rtl w:val="0"/>
        </w:rPr>
      </w:r>
    </w:p>
    <w:p w:rsidR="00000000" w:rsidDel="00000000" w:rsidP="00000000" w:rsidRDefault="00000000" w:rsidRPr="00000000" w14:paraId="000000A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és molt probable que a hores d'ara no entengues el perquè de la majoria del codi anterior. Els frameworks requereixen entendre moltes coses abans de poder començar. No obstant això, amb aqueix fragment de codi ja tenim solucionat l'emmagatzematge en la base de dades, la integritat de les dades i part de la interacció amb l'usuari.</w:t>
      </w: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Odoo està pensat perquè siga fàcilment modificable per la web. Sense necessitat d'entrar al codi. Això és molt útil per a prototipar les vistes, per exemple.</w:t>
      </w:r>
    </w:p>
    <w:p w:rsidR="00000000" w:rsidDel="00000000" w:rsidP="00000000" w:rsidRDefault="00000000" w:rsidRPr="00000000" w14:paraId="000000B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Una de les funcionalitats és la manera desenvolupador, que permet, entre moltes altres coses, explorar els models que té en aquest moment el servidor.</w:t>
      </w:r>
      <w:r w:rsidDel="00000000" w:rsidR="00000000" w:rsidRPr="00000000">
        <w:rPr>
          <w:rtl w:val="0"/>
        </w:rPr>
        <w:t xml:space="preserve"> </w:t>
      </w:r>
    </w:p>
    <w:p w:rsidR="00000000" w:rsidDel="00000000" w:rsidP="00000000" w:rsidRDefault="00000000" w:rsidRPr="00000000" w14:paraId="000000B3">
      <w:pPr>
        <w:rPr/>
      </w:pPr>
      <w:r w:rsidDel="00000000" w:rsidR="00000000" w:rsidRPr="00000000">
        <w:rPr>
          <w:rtl w:val="0"/>
        </w:rPr>
        <w:t xml:space="preserve">Els models tenen alguns atributs del model, com “</w:t>
      </w:r>
      <w:r w:rsidDel="00000000" w:rsidR="00000000" w:rsidRPr="00000000">
        <w:rPr>
          <w:b w:val="1"/>
          <w:rtl w:val="0"/>
        </w:rPr>
        <w:t xml:space="preserve">_name</w:t>
      </w:r>
      <w:r w:rsidDel="00000000" w:rsidR="00000000" w:rsidRPr="00000000">
        <w:rPr>
          <w:rtl w:val="0"/>
        </w:rPr>
        <w:t xml:space="preserve">” o “</w:t>
      </w:r>
      <w:r w:rsidDel="00000000" w:rsidR="00000000" w:rsidRPr="00000000">
        <w:rPr>
          <w:b w:val="1"/>
          <w:rtl w:val="0"/>
        </w:rPr>
        <w:t xml:space="preserve">_description</w:t>
      </w:r>
      <w:r w:rsidDel="00000000" w:rsidR="00000000" w:rsidRPr="00000000">
        <w:rPr>
          <w:rtl w:val="0"/>
        </w:rPr>
        <w:t xml:space="preserve">”. Un altre atribut de model important és “</w:t>
      </w:r>
      <w:r w:rsidDel="00000000" w:rsidR="00000000" w:rsidRPr="00000000">
        <w:rPr>
          <w:b w:val="1"/>
          <w:rtl w:val="0"/>
        </w:rPr>
        <w:t xml:space="preserve">_rec_name</w:t>
      </w:r>
      <w:r w:rsidDel="00000000" w:rsidR="00000000" w:rsidRPr="00000000">
        <w:rPr>
          <w:rtl w:val="0"/>
        </w:rPr>
        <w:t xml:space="preserve">” que indica que atribut pren nom el registre i que per defecte apunta a l'atribut “</w:t>
      </w:r>
      <w:r w:rsidDel="00000000" w:rsidR="00000000" w:rsidRPr="00000000">
        <w:rPr>
          <w:b w:val="1"/>
          <w:rtl w:val="0"/>
        </w:rPr>
        <w:t xml:space="preserve">name</w:t>
      </w:r>
      <w:r w:rsidDel="00000000" w:rsidR="00000000" w:rsidRPr="00000000">
        <w:rPr>
          <w:rtl w:val="0"/>
        </w:rPr>
        <w:t xml:space="preserve">” (no confondre amb “</w:t>
      </w:r>
      <w:r w:rsidDel="00000000" w:rsidR="00000000" w:rsidRPr="00000000">
        <w:rPr>
          <w:b w:val="1"/>
          <w:rtl w:val="0"/>
        </w:rPr>
        <w:t xml:space="preserve">_name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4">
      <w:pPr>
        <w:numPr>
          <w:ilvl w:val="0"/>
          <w:numId w:val="8"/>
        </w:numPr>
        <w:ind w:left="720" w:hanging="360"/>
        <w:rPr>
          <w:u w:val="none"/>
        </w:rPr>
      </w:pPr>
      <w:r w:rsidDel="00000000" w:rsidR="00000000" w:rsidRPr="00000000">
        <w:rPr>
          <w:rtl w:val="0"/>
        </w:rPr>
        <w:t xml:space="preserve">En les vistes (que veurem més endavant), en alguns camps es basa en l'atribut marcat per “</w:t>
      </w:r>
      <w:r w:rsidDel="00000000" w:rsidR="00000000" w:rsidRPr="00000000">
        <w:rPr>
          <w:b w:val="1"/>
          <w:rtl w:val="0"/>
        </w:rPr>
        <w:t xml:space="preserve">_rec_name</w:t>
      </w:r>
      <w:r w:rsidDel="00000000" w:rsidR="00000000" w:rsidRPr="00000000">
        <w:rPr>
          <w:rtl w:val="0"/>
        </w:rPr>
        <w:t xml:space="preserve">”, que per defecte és “</w:t>
      </w:r>
      <w:r w:rsidDel="00000000" w:rsidR="00000000" w:rsidRPr="00000000">
        <w:rPr>
          <w:b w:val="1"/>
          <w:rtl w:val="0"/>
        </w:rPr>
        <w:t xml:space="preserve">name</w:t>
      </w:r>
      <w:r w:rsidDel="00000000" w:rsidR="00000000" w:rsidRPr="00000000">
        <w:rPr>
          <w:rtl w:val="0"/>
        </w:rPr>
        <w:t xml:space="preserve">”. Si no tenim un atribut “</w:t>
      </w:r>
      <w:r w:rsidDel="00000000" w:rsidR="00000000" w:rsidRPr="00000000">
        <w:rPr>
          <w:b w:val="1"/>
          <w:rtl w:val="0"/>
        </w:rPr>
        <w:t xml:space="preserve">name</w:t>
      </w:r>
      <w:r w:rsidDel="00000000" w:rsidR="00000000" w:rsidRPr="00000000">
        <w:rPr>
          <w:rtl w:val="0"/>
        </w:rPr>
        <w:t xml:space="preserve">” o volem que siga un altre atribut el que de nom, podem modificar-ho amb “</w:t>
      </w:r>
      <w:r w:rsidDel="00000000" w:rsidR="00000000" w:rsidRPr="00000000">
        <w:rPr>
          <w:b w:val="1"/>
          <w:rtl w:val="0"/>
        </w:rPr>
        <w:t xml:space="preserve">_rec_name=’nomatribut’</w:t>
      </w:r>
      <w:r w:rsidDel="00000000" w:rsidR="00000000" w:rsidRPr="00000000">
        <w:rPr>
          <w:rtl w:val="0"/>
        </w:rPr>
        <w:t xml:space="preserve">”.</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2"/>
        <w:numPr>
          <w:ilvl w:val="1"/>
          <w:numId w:val="19"/>
        </w:numPr>
        <w:rPr>
          <w:u w:val="none"/>
        </w:rPr>
      </w:pPr>
      <w:bookmarkStart w:colFirst="0" w:colLast="0" w:name="_5d169ok5ebds" w:id="7"/>
      <w:bookmarkEnd w:id="7"/>
      <w:r w:rsidDel="00000000" w:rsidR="00000000" w:rsidRPr="00000000">
        <w:rPr>
          <w:rtl w:val="0"/>
        </w:rPr>
        <w:t xml:space="preserve">Atributs tipus “field” simples</w:t>
      </w:r>
    </w:p>
    <w:p w:rsidR="00000000" w:rsidDel="00000000" w:rsidP="00000000" w:rsidRDefault="00000000" w:rsidRPr="00000000" w14:paraId="000000B7">
      <w:pPr>
        <w:rPr/>
      </w:pPr>
      <w:r w:rsidDel="00000000" w:rsidR="00000000" w:rsidRPr="00000000">
        <w:rPr>
          <w:rtl w:val="0"/>
        </w:rPr>
        <w:t xml:space="preserve">Els models tenen altres atributs tipus “field”, que es mapejen en la base de dades i als quals l'usuari té accés i mètodes que conformen el controlador. A continuació detallarem tots els tipus de “field” que hi ha i les seues possibilitats: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En primer lloc, definim els “fields” de dades més habituals:</w:t>
      </w:r>
    </w:p>
    <w:p w:rsidR="00000000" w:rsidDel="00000000" w:rsidP="00000000" w:rsidRDefault="00000000" w:rsidRPr="00000000" w14:paraId="000000BA">
      <w:pPr>
        <w:numPr>
          <w:ilvl w:val="0"/>
          <w:numId w:val="21"/>
        </w:numPr>
        <w:ind w:left="720" w:hanging="360"/>
        <w:rPr>
          <w:b w:val="1"/>
        </w:rPr>
      </w:pPr>
      <w:r w:rsidDel="00000000" w:rsidR="00000000" w:rsidRPr="00000000">
        <w:rPr>
          <w:b w:val="1"/>
          <w:rtl w:val="0"/>
        </w:rPr>
        <w:t xml:space="preserve">Integer</w:t>
      </w:r>
    </w:p>
    <w:p w:rsidR="00000000" w:rsidDel="00000000" w:rsidP="00000000" w:rsidRDefault="00000000" w:rsidRPr="00000000" w14:paraId="000000BB">
      <w:pPr>
        <w:numPr>
          <w:ilvl w:val="0"/>
          <w:numId w:val="21"/>
        </w:numPr>
        <w:ind w:left="720" w:hanging="360"/>
        <w:rPr>
          <w:b w:val="1"/>
        </w:rPr>
      </w:pPr>
      <w:r w:rsidDel="00000000" w:rsidR="00000000" w:rsidRPr="00000000">
        <w:rPr>
          <w:b w:val="1"/>
          <w:rtl w:val="0"/>
        </w:rPr>
        <w:t xml:space="preserve">Char</w:t>
      </w:r>
    </w:p>
    <w:p w:rsidR="00000000" w:rsidDel="00000000" w:rsidP="00000000" w:rsidRDefault="00000000" w:rsidRPr="00000000" w14:paraId="000000BC">
      <w:pPr>
        <w:numPr>
          <w:ilvl w:val="0"/>
          <w:numId w:val="21"/>
        </w:numPr>
        <w:ind w:left="720" w:hanging="360"/>
        <w:rPr>
          <w:b w:val="1"/>
        </w:rPr>
      </w:pPr>
      <w:r w:rsidDel="00000000" w:rsidR="00000000" w:rsidRPr="00000000">
        <w:rPr>
          <w:b w:val="1"/>
          <w:rtl w:val="0"/>
        </w:rPr>
        <w:t xml:space="preserve">Text</w:t>
      </w:r>
    </w:p>
    <w:p w:rsidR="00000000" w:rsidDel="00000000" w:rsidP="00000000" w:rsidRDefault="00000000" w:rsidRPr="00000000" w14:paraId="000000BD">
      <w:pPr>
        <w:numPr>
          <w:ilvl w:val="0"/>
          <w:numId w:val="21"/>
        </w:numPr>
        <w:ind w:left="720" w:hanging="360"/>
        <w:rPr>
          <w:b w:val="1"/>
        </w:rPr>
      </w:pPr>
      <w:r w:rsidDel="00000000" w:rsidR="00000000" w:rsidRPr="00000000">
        <w:rPr>
          <w:b w:val="1"/>
          <w:rtl w:val="0"/>
        </w:rPr>
        <w:t xml:space="preserve">Date</w:t>
      </w:r>
    </w:p>
    <w:p w:rsidR="00000000" w:rsidDel="00000000" w:rsidP="00000000" w:rsidRDefault="00000000" w:rsidRPr="00000000" w14:paraId="000000BE">
      <w:pPr>
        <w:numPr>
          <w:ilvl w:val="0"/>
          <w:numId w:val="21"/>
        </w:numPr>
        <w:ind w:left="720" w:hanging="360"/>
        <w:rPr>
          <w:b w:val="1"/>
        </w:rPr>
      </w:pPr>
      <w:r w:rsidDel="00000000" w:rsidR="00000000" w:rsidRPr="00000000">
        <w:rPr>
          <w:b w:val="1"/>
          <w:rtl w:val="0"/>
        </w:rPr>
        <w:t xml:space="preserve">Datetime</w:t>
      </w:r>
    </w:p>
    <w:p w:rsidR="00000000" w:rsidDel="00000000" w:rsidP="00000000" w:rsidRDefault="00000000" w:rsidRPr="00000000" w14:paraId="000000BF">
      <w:pPr>
        <w:numPr>
          <w:ilvl w:val="0"/>
          <w:numId w:val="21"/>
        </w:numPr>
        <w:ind w:left="720" w:hanging="360"/>
        <w:rPr>
          <w:b w:val="1"/>
        </w:rPr>
      </w:pPr>
      <w:r w:rsidDel="00000000" w:rsidR="00000000" w:rsidRPr="00000000">
        <w:rPr>
          <w:b w:val="1"/>
          <w:rtl w:val="0"/>
        </w:rPr>
        <w:t xml:space="preserve">Float</w:t>
      </w:r>
    </w:p>
    <w:p w:rsidR="00000000" w:rsidDel="00000000" w:rsidP="00000000" w:rsidRDefault="00000000" w:rsidRPr="00000000" w14:paraId="000000C0">
      <w:pPr>
        <w:numPr>
          <w:ilvl w:val="0"/>
          <w:numId w:val="21"/>
        </w:numPr>
        <w:ind w:left="720" w:hanging="360"/>
        <w:rPr>
          <w:b w:val="1"/>
        </w:rPr>
      </w:pPr>
      <w:r w:rsidDel="00000000" w:rsidR="00000000" w:rsidRPr="00000000">
        <w:rPr>
          <w:b w:val="1"/>
          <w:rtl w:val="0"/>
        </w:rPr>
        <w:t xml:space="preserve">Boolean</w:t>
      </w:r>
    </w:p>
    <w:p w:rsidR="00000000" w:rsidDel="00000000" w:rsidP="00000000" w:rsidRDefault="00000000" w:rsidRPr="00000000" w14:paraId="000000C1">
      <w:pPr>
        <w:numPr>
          <w:ilvl w:val="0"/>
          <w:numId w:val="21"/>
        </w:numPr>
        <w:ind w:left="720" w:hanging="360"/>
        <w:rPr>
          <w:b w:val="1"/>
        </w:rPr>
      </w:pPr>
      <w:r w:rsidDel="00000000" w:rsidR="00000000" w:rsidRPr="00000000">
        <w:rPr>
          <w:b w:val="1"/>
          <w:rtl w:val="0"/>
        </w:rPr>
        <w:t xml:space="preserve">Html</w:t>
      </w:r>
    </w:p>
    <w:p w:rsidR="00000000" w:rsidDel="00000000" w:rsidP="00000000" w:rsidRDefault="00000000" w:rsidRPr="00000000" w14:paraId="000000C2">
      <w:pPr>
        <w:numPr>
          <w:ilvl w:val="0"/>
          <w:numId w:val="21"/>
        </w:numPr>
        <w:ind w:left="720" w:hanging="360"/>
      </w:pPr>
      <w:r w:rsidDel="00000000" w:rsidR="00000000" w:rsidRPr="00000000">
        <w:rPr>
          <w:b w:val="1"/>
          <w:rtl w:val="0"/>
        </w:rPr>
        <w:t xml:space="preserve">Binary</w:t>
      </w:r>
      <w:r w:rsidDel="00000000" w:rsidR="00000000" w:rsidRPr="00000000">
        <w:rPr>
          <w:rtl w:val="0"/>
        </w:rPr>
        <w:t xml:space="preserve">: arxius binaris que guarda en format base64. Poden guardar-se imatges o altres elements. Abans d'Odoo 13 en aquesta mena de “fields” es guardaven les imatges.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Dins dels “fields” de dades, hi ha alguns una mica més complexos:</w:t>
      </w:r>
    </w:p>
    <w:p w:rsidR="00000000" w:rsidDel="00000000" w:rsidP="00000000" w:rsidRDefault="00000000" w:rsidRPr="00000000" w14:paraId="000000C8">
      <w:pPr>
        <w:numPr>
          <w:ilvl w:val="0"/>
          <w:numId w:val="17"/>
        </w:numPr>
        <w:ind w:left="720" w:hanging="360"/>
      </w:pPr>
      <w:r w:rsidDel="00000000" w:rsidR="00000000" w:rsidRPr="00000000">
        <w:rPr>
          <w:b w:val="1"/>
          <w:rtl w:val="0"/>
        </w:rPr>
        <w:t xml:space="preserve">Image</w:t>
      </w:r>
      <w:r w:rsidDel="00000000" w:rsidR="00000000" w:rsidRPr="00000000">
        <w:rPr>
          <w:rtl w:val="0"/>
        </w:rPr>
        <w:t xml:space="preserve">: a partir de la versió 13 d'Odoo es poden guardar imatges en aquest “field”. Cal definir el “max_width” o “max_height” i es redimensionará en guardar. </w:t>
      </w:r>
    </w:p>
    <w:p w:rsidR="00000000" w:rsidDel="00000000" w:rsidP="00000000" w:rsidRDefault="00000000" w:rsidRPr="00000000" w14:paraId="000000C9">
      <w:pPr>
        <w:numPr>
          <w:ilvl w:val="0"/>
          <w:numId w:val="17"/>
        </w:numPr>
        <w:ind w:left="720" w:hanging="360"/>
      </w:pPr>
      <w:r w:rsidDel="00000000" w:rsidR="00000000" w:rsidRPr="00000000">
        <w:rPr>
          <w:b w:val="1"/>
          <w:rtl w:val="0"/>
        </w:rPr>
        <w:t xml:space="preserve">Selection</w:t>
      </w:r>
      <w:r w:rsidDel="00000000" w:rsidR="00000000" w:rsidRPr="00000000">
        <w:rPr>
          <w:rtl w:val="0"/>
        </w:rPr>
        <w:t xml:space="preserve">: guarda una dada, però cal dir-li amb una llista de tuples les opcions que té.</w:t>
      </w:r>
    </w:p>
    <w:p w:rsidR="00000000" w:rsidDel="00000000" w:rsidP="00000000" w:rsidRDefault="00000000" w:rsidRPr="00000000" w14:paraId="000000CA">
      <w:pPr>
        <w:pageBreakBefore w:val="0"/>
        <w:rPr/>
      </w:pPr>
      <w:r w:rsidDel="00000000" w:rsidR="00000000" w:rsidRPr="00000000">
        <w:rPr>
          <w:rtl w:val="0"/>
        </w:rPr>
        <w:t xml:space="preserve">Ací un exemple de “</w:t>
      </w:r>
      <w:r w:rsidDel="00000000" w:rsidR="00000000" w:rsidRPr="00000000">
        <w:rPr>
          <w:b w:val="1"/>
          <w:rtl w:val="0"/>
        </w:rPr>
        <w:t xml:space="preserve">Selection</w:t>
      </w:r>
      <w:r w:rsidDel="00000000" w:rsidR="00000000" w:rsidRPr="00000000">
        <w:rPr>
          <w:rtl w:val="0"/>
        </w:rPr>
        <w:t xml:space="preserve">”:</w:t>
      </w:r>
      <w:r w:rsidDel="00000000" w:rsidR="00000000" w:rsidRPr="00000000">
        <w:rPr>
          <w:rtl w:val="0"/>
        </w:rPr>
      </w:r>
    </w:p>
    <w:tbl>
      <w:tblPr>
        <w:tblStyle w:val="Table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80000"/>
                <w:sz w:val="20"/>
                <w:szCs w:val="20"/>
              </w:rPr>
            </w:pPr>
            <w:r w:rsidDel="00000000" w:rsidR="00000000" w:rsidRPr="00000000">
              <w:rPr>
                <w:rFonts w:ascii="Consolas" w:cs="Consolas" w:eastAsia="Consolas" w:hAnsi="Consolas"/>
                <w:color w:val="333333"/>
                <w:sz w:val="20"/>
                <w:szCs w:val="20"/>
                <w:shd w:fill="f8f8f8" w:val="clear"/>
                <w:rtl w:val="0"/>
              </w:rPr>
              <w:t xml:space="preserve">type = fields.Selection([(</w:t>
            </w:r>
            <w:r w:rsidDel="00000000" w:rsidR="00000000" w:rsidRPr="00000000">
              <w:rPr>
                <w:rFonts w:ascii="Consolas" w:cs="Consolas" w:eastAsia="Consolas" w:hAnsi="Consolas"/>
                <w:color w:val="dd1144"/>
                <w:sz w:val="20"/>
                <w:szCs w:val="20"/>
                <w:shd w:fill="f8f8f8" w:val="clear"/>
                <w:rtl w:val="0"/>
              </w:rPr>
              <w:t xml:space="preserve">'1'</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'Basic'</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'2'</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'Intermediate'</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'3'</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'Completed'</w:t>
            </w:r>
            <w:r w:rsidDel="00000000" w:rsidR="00000000" w:rsidRPr="00000000">
              <w:rPr>
                <w:rFonts w:ascii="Consolas" w:cs="Consolas" w:eastAsia="Consolas" w:hAnsi="Consolas"/>
                <w:color w:val="333333"/>
                <w:sz w:val="20"/>
                <w:szCs w:val="20"/>
                <w:shd w:fill="f8f8f8" w:val="clear"/>
                <w:rtl w:val="0"/>
              </w:rPr>
              <w:t xml:space="preserve">)])</w:t>
              <w:br w:type="textWrapping"/>
              <w:t xml:space="preserve">aselection = fields.Selection(selection=</w:t>
            </w:r>
            <w:r w:rsidDel="00000000" w:rsidR="00000000" w:rsidRPr="00000000">
              <w:rPr>
                <w:rFonts w:ascii="Consolas" w:cs="Consolas" w:eastAsia="Consolas" w:hAnsi="Consolas"/>
                <w:color w:val="dd1144"/>
                <w:sz w:val="20"/>
                <w:szCs w:val="20"/>
                <w:shd w:fill="f8f8f8" w:val="clear"/>
                <w:rtl w:val="0"/>
              </w:rPr>
              <w:t xml:space="preserve">'a_function_name'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se puede definir su contenido en una función.</w:t>
            </w:r>
            <w:r w:rsidDel="00000000" w:rsidR="00000000" w:rsidRPr="00000000">
              <w:rPr>
                <w:rtl w:val="0"/>
              </w:rPr>
            </w:r>
          </w:p>
        </w:tc>
      </w:tr>
    </w:tbl>
    <w:p w:rsidR="00000000" w:rsidDel="00000000" w:rsidP="00000000" w:rsidRDefault="00000000" w:rsidRPr="00000000" w14:paraId="000000CC">
      <w:pPr>
        <w:rPr/>
      </w:pPr>
      <w:r w:rsidDel="00000000" w:rsidR="00000000" w:rsidRPr="00000000">
        <w:rPr>
          <w:rtl w:val="0"/>
        </w:rPr>
        <w:t xml:space="preserve">Tots els “fields” esmentats tenen un constructor que funciona de la mateixa manera que en l'exemple anterior. Poden tenir un nom, un valor per defecte, o fins i tot pot definir-se el seu contingut mitjançant una funció.</w:t>
      </w: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Al llarg d'aquest text es veuran exemples de com s'han definit “fields” segons les necessitats.</w:t>
      </w:r>
    </w:p>
    <w:p w:rsidR="00000000" w:rsidDel="00000000" w:rsidP="00000000" w:rsidRDefault="00000000" w:rsidRPr="00000000" w14:paraId="000000CE">
      <w:pPr>
        <w:pStyle w:val="Heading2"/>
        <w:numPr>
          <w:ilvl w:val="1"/>
          <w:numId w:val="19"/>
        </w:numPr>
        <w:rPr>
          <w:u w:val="none"/>
        </w:rPr>
      </w:pPr>
      <w:bookmarkStart w:colFirst="0" w:colLast="0" w:name="_flfbkduamgdy" w:id="8"/>
      <w:bookmarkEnd w:id="8"/>
      <w:r w:rsidDel="00000000" w:rsidR="00000000" w:rsidRPr="00000000">
        <w:rPr>
          <w:rtl w:val="0"/>
        </w:rPr>
        <w:t xml:space="preserve">Atributs “fields” relacionals</w:t>
      </w:r>
    </w:p>
    <w:p w:rsidR="00000000" w:rsidDel="00000000" w:rsidP="00000000" w:rsidRDefault="00000000" w:rsidRPr="00000000" w14:paraId="000000CF">
      <w:pPr>
        <w:rPr/>
      </w:pPr>
      <w:r w:rsidDel="00000000" w:rsidR="00000000" w:rsidRPr="00000000">
        <w:rPr>
          <w:rtl w:val="0"/>
        </w:rPr>
        <w:t xml:space="preserve">A continuació, observarem els “fields” relacionals. Atés que l'ORM evita que hàgem de crear les taules i les seues relacions en la base de dades, quan existeixen relacions entre models es necessiten uns camps que definisquen aquelles relacions.</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b w:val="1"/>
          <w:rtl w:val="0"/>
        </w:rPr>
        <w:t xml:space="preserve">Exemple:</w:t>
      </w:r>
      <w:r w:rsidDel="00000000" w:rsidR="00000000" w:rsidRPr="00000000">
        <w:rPr>
          <w:rtl w:val="0"/>
        </w:rPr>
        <w:t xml:space="preserve"> una comanda de venda té un client i un client pot fer moltes comandes de venda. Al seu torn, aquesta comanda té moltes línies de comanda, que són només d’aquesta comanda i tenen un producte, que pot estar en moltes línies de venda.</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En situacions com la de l'exemple, aquestes relacions acaben estant en la base de dades amb claus alienes. Però amb els frameworks que implementen ORM, tot això és molt més senzill.</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Per a això utilitzarem els “fields” relacionals d'Odoo:</w:t>
      </w:r>
    </w:p>
    <w:p w:rsidR="00000000" w:rsidDel="00000000" w:rsidP="00000000" w:rsidRDefault="00000000" w:rsidRPr="00000000" w14:paraId="000000D6">
      <w:pPr>
        <w:numPr>
          <w:ilvl w:val="0"/>
          <w:numId w:val="11"/>
        </w:numPr>
        <w:ind w:left="720" w:hanging="360"/>
      </w:pPr>
      <w:r w:rsidDel="00000000" w:rsidR="00000000" w:rsidRPr="00000000">
        <w:rPr>
          <w:b w:val="1"/>
          <w:rtl w:val="0"/>
        </w:rPr>
        <w:t xml:space="preserve">Many2one</w:t>
      </w:r>
      <w:r w:rsidDel="00000000" w:rsidR="00000000" w:rsidRPr="00000000">
        <w:rPr>
          <w:rtl w:val="0"/>
        </w:rPr>
        <w:t xml:space="preserve">: és el més simple. Indica que el model en el qual està té una relació molts a un amb un altre model. Això significa que un registre té relació amb un únic registre de l'altre model, mentre que l'altre registre pot tenir relació amb molts registres del model que té el “Many2one”. En la taula de la base de dades, això es traduirà en una clau aliena a l'altra taula.</w:t>
      </w:r>
    </w:p>
    <w:p w:rsidR="00000000" w:rsidDel="00000000" w:rsidP="00000000" w:rsidRDefault="00000000" w:rsidRPr="00000000" w14:paraId="000000D7">
      <w:pPr>
        <w:numPr>
          <w:ilvl w:val="1"/>
          <w:numId w:val="11"/>
        </w:numPr>
        <w:ind w:left="1440" w:hanging="360"/>
        <w:rPr>
          <w:u w:val="none"/>
        </w:rPr>
      </w:pPr>
      <w:r w:rsidDel="00000000" w:rsidR="00000000" w:rsidRPr="00000000">
        <w:rPr>
          <w:rtl w:val="0"/>
        </w:rPr>
        <w:t xml:space="preserve">Exemple on es pretén que cada ciutat emmagatzeme el seu país.</w:t>
      </w:r>
    </w:p>
    <w:p w:rsidR="00000000" w:rsidDel="00000000" w:rsidP="00000000" w:rsidRDefault="00000000" w:rsidRPr="00000000" w14:paraId="000000D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1809750</wp:posOffset>
            </wp:positionH>
            <wp:positionV relativeFrom="paragraph">
              <wp:posOffset>228600</wp:posOffset>
            </wp:positionV>
            <wp:extent cx="2092643" cy="794880"/>
            <wp:effectExtent b="0" l="0" r="0" t="0"/>
            <wp:wrapTopAndBottom distB="114300" distT="11430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092643" cy="794880"/>
                    </a:xfrm>
                    <a:prstGeom prst="rect"/>
                    <a:ln/>
                  </pic:spPr>
                </pic:pic>
              </a:graphicData>
            </a:graphic>
          </wp:anchor>
        </w:drawing>
      </w:r>
    </w:p>
    <w:tbl>
      <w:tblPr>
        <w:tblStyle w:val="Table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pais_id = fields.Many2one(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La forma más común, en el Modelo Ciudad</w:t>
            </w:r>
            <w:r w:rsidDel="00000000" w:rsidR="00000000" w:rsidRPr="00000000">
              <w:rPr>
                <w:rFonts w:ascii="Consolas" w:cs="Consolas" w:eastAsia="Consolas" w:hAnsi="Consolas"/>
                <w:color w:val="333333"/>
                <w:sz w:val="20"/>
                <w:szCs w:val="20"/>
                <w:shd w:fill="f8f8f8" w:val="clear"/>
                <w:rtl w:val="0"/>
              </w:rPr>
              <w:br w:type="textWrapping"/>
              <w:t xml:space="preserve">pais_id = fields.Many2one(comodel_name=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Otra forma, con argumento</w:t>
            </w:r>
            <w:r w:rsidDel="00000000" w:rsidR="00000000" w:rsidRPr="00000000">
              <w:rPr>
                <w:rtl w:val="0"/>
              </w:rPr>
            </w:r>
          </w:p>
        </w:tc>
      </w:tr>
    </w:tbl>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rFonts w:ascii="Arimo" w:cs="Arimo" w:eastAsia="Arimo" w:hAnsi="Arimo"/>
          <w:b w:val="1"/>
          <w:sz w:val="20"/>
          <w:szCs w:val="20"/>
          <w:rtl w:val="0"/>
        </w:rPr>
        <w:t xml:space="preserve">Atenció:</w:t>
      </w:r>
      <w:r w:rsidDel="00000000" w:rsidR="00000000" w:rsidRPr="00000000">
        <w:rPr>
          <w:rFonts w:ascii="Arimo" w:cs="Arimo" w:eastAsia="Arimo" w:hAnsi="Arimo"/>
          <w:sz w:val="20"/>
          <w:szCs w:val="20"/>
          <w:rtl w:val="0"/>
        </w:rPr>
        <w:t xml:space="preserve"> </w:t>
      </w:r>
      <w:r w:rsidDel="00000000" w:rsidR="00000000" w:rsidRPr="00000000">
        <w:rPr>
          <w:rtl w:val="0"/>
        </w:rPr>
        <w:t xml:space="preserve">al principi pot semblar contra intuïtiu el nom de “Many2one” amb la mena de relació. Reflexiona sobre aquest diagrama i feix altres proves per a acostumar-te a aquesta mena de relació.</w:t>
      </w:r>
      <w:r w:rsidDel="00000000" w:rsidR="00000000" w:rsidRPr="00000000">
        <w:rPr>
          <w:rtl w:val="0"/>
        </w:rPr>
      </w:r>
    </w:p>
    <w:p w:rsidR="00000000" w:rsidDel="00000000" w:rsidP="00000000" w:rsidRDefault="00000000" w:rsidRPr="00000000" w14:paraId="000000DC">
      <w:pPr>
        <w:numPr>
          <w:ilvl w:val="0"/>
          <w:numId w:val="20"/>
        </w:numPr>
        <w:ind w:left="720" w:hanging="360"/>
      </w:pPr>
      <w:r w:rsidDel="00000000" w:rsidR="00000000" w:rsidRPr="00000000">
        <w:rPr>
          <w:b w:val="1"/>
          <w:rtl w:val="0"/>
        </w:rPr>
        <w:t xml:space="preserve">One2many</w:t>
      </w:r>
      <w:r w:rsidDel="00000000" w:rsidR="00000000" w:rsidRPr="00000000">
        <w:rPr>
          <w:rtl w:val="0"/>
        </w:rPr>
        <w:t xml:space="preserve">: la inversa del “Many2one”. </w:t>
      </w:r>
      <w:r w:rsidDel="00000000" w:rsidR="00000000" w:rsidRPr="00000000">
        <w:rPr>
          <w:b w:val="1"/>
          <w:u w:val="single"/>
          <w:rtl w:val="0"/>
        </w:rPr>
        <w:t xml:space="preserve">De fet, necessita que existisca un “Many2one” en l'altre model relacionat.</w:t>
      </w:r>
      <w:r w:rsidDel="00000000" w:rsidR="00000000" w:rsidRPr="00000000">
        <w:rPr>
          <w:rtl w:val="0"/>
        </w:rPr>
        <w:t xml:space="preserve"> Aquest “field” no suposa cap canvi en la base de dades, ja que és l'equivalent a fer un 'SELECT' sobre les claus alienes de l'altra taula. El “One2many” es comporta com un camp calculat cada vegada que es veurà.</w:t>
      </w:r>
    </w:p>
    <w:p w:rsidR="00000000" w:rsidDel="00000000" w:rsidP="00000000" w:rsidRDefault="00000000" w:rsidRPr="00000000" w14:paraId="000000DD">
      <w:pPr>
        <w:numPr>
          <w:ilvl w:val="1"/>
          <w:numId w:val="20"/>
        </w:numPr>
        <w:ind w:left="1440" w:hanging="360"/>
      </w:pPr>
      <w:r w:rsidDel="00000000" w:rsidR="00000000" w:rsidRPr="00000000">
        <w:rPr>
          <w:rtl w:val="0"/>
        </w:rPr>
        <w:t xml:space="preserve">Exemple on es pretén que cada país puga accedir a les seues ciutats.</w:t>
      </w:r>
    </w:p>
    <w:p w:rsidR="00000000" w:rsidDel="00000000" w:rsidP="00000000" w:rsidRDefault="00000000" w:rsidRPr="00000000" w14:paraId="000000DE">
      <w:pPr>
        <w:pageBreakBefore w:val="0"/>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1343025</wp:posOffset>
            </wp:positionH>
            <wp:positionV relativeFrom="paragraph">
              <wp:posOffset>200025</wp:posOffset>
            </wp:positionV>
            <wp:extent cx="3029935" cy="1190625"/>
            <wp:effectExtent b="0" l="0" r="0" t="0"/>
            <wp:wrapTopAndBottom distB="114300" distT="11430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029935" cy="1190625"/>
                    </a:xfrm>
                    <a:prstGeom prst="rect"/>
                    <a:ln/>
                  </pic:spPr>
                </pic:pic>
              </a:graphicData>
            </a:graphic>
          </wp:anchor>
        </w:drawing>
      </w:r>
    </w:p>
    <w:tbl>
      <w:tblPr>
        <w:tblStyle w:val="Table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color w:val="999988"/>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pais_id = fields.Many2one(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Ciudad, indica un many2one</w:t>
            </w:r>
            <w:r w:rsidDel="00000000" w:rsidR="00000000" w:rsidRPr="00000000">
              <w:rPr>
                <w:rFonts w:ascii="Consolas" w:cs="Consolas" w:eastAsia="Consolas" w:hAnsi="Consolas"/>
                <w:color w:val="333333"/>
                <w:sz w:val="20"/>
                <w:szCs w:val="20"/>
                <w:shd w:fill="f8f8f8" w:val="clear"/>
                <w:rtl w:val="0"/>
              </w:rPr>
              <w:br w:type="textWrapping"/>
              <w:t xml:space="preserve">ciudades_ids = field.One2many(</w:t>
            </w:r>
            <w:r w:rsidDel="00000000" w:rsidR="00000000" w:rsidRPr="00000000">
              <w:rPr>
                <w:rFonts w:ascii="Consolas" w:cs="Consolas" w:eastAsia="Consolas" w:hAnsi="Consolas"/>
                <w:color w:val="dd1144"/>
                <w:sz w:val="20"/>
                <w:szCs w:val="20"/>
                <w:shd w:fill="f8f8f8" w:val="clear"/>
                <w:rtl w:val="0"/>
              </w:rPr>
              <w:t xml:space="preserve">'modulo.ciudad'</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'pais_id'</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el modelo Pais.</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El nombre del modelo y el field que tiene el Many2one necesario para que funcione.</w:t>
            </w:r>
            <w:r w:rsidDel="00000000" w:rsidR="00000000" w:rsidRPr="00000000">
              <w:rPr>
                <w:rtl w:val="0"/>
              </w:rPr>
            </w:r>
          </w:p>
        </w:tc>
      </w:tr>
    </w:tbl>
    <w:p w:rsidR="00000000" w:rsidDel="00000000" w:rsidP="00000000" w:rsidRDefault="00000000" w:rsidRPr="00000000" w14:paraId="000000E1">
      <w:pPr>
        <w:ind w:left="0" w:firstLine="0"/>
        <w:rPr>
          <w:b w:val="1"/>
        </w:rPr>
      </w:pPr>
      <w:r w:rsidDel="00000000" w:rsidR="00000000" w:rsidRPr="00000000">
        <w:rPr>
          <w:rtl w:val="0"/>
        </w:rPr>
      </w:r>
    </w:p>
    <w:p w:rsidR="00000000" w:rsidDel="00000000" w:rsidP="00000000" w:rsidRDefault="00000000" w:rsidRPr="00000000" w14:paraId="000000E2">
      <w:pPr>
        <w:numPr>
          <w:ilvl w:val="0"/>
          <w:numId w:val="5"/>
        </w:numPr>
        <w:ind w:left="720" w:hanging="360"/>
      </w:pPr>
      <w:r w:rsidDel="00000000" w:rsidR="00000000" w:rsidRPr="00000000">
        <w:rPr>
          <w:b w:val="1"/>
          <w:rtl w:val="0"/>
        </w:rPr>
        <w:t xml:space="preserve">Many2many</w:t>
      </w:r>
      <w:r w:rsidDel="00000000" w:rsidR="00000000" w:rsidRPr="00000000">
        <w:rPr>
          <w:rtl w:val="0"/>
        </w:rPr>
        <w:t xml:space="preserve">: es tracta d'una relació molts a molts. Això s'acaba mapejant com una taula intermèdia amb claus alienes a les dues taules. Fer els “Many2many” simplifica molt la gestió d'aquestes taules intermèdies i evita redundàncies o errors. La majoria dels “Many2many” són molt fàcils de gestionar, però alguns necessiten conéixer realment que ha passat en l'ORM.</w:t>
      </w:r>
    </w:p>
    <w:p w:rsidR="00000000" w:rsidDel="00000000" w:rsidP="00000000" w:rsidRDefault="00000000" w:rsidRPr="00000000" w14:paraId="000000E3">
      <w:pPr>
        <w:numPr>
          <w:ilvl w:val="1"/>
          <w:numId w:val="5"/>
        </w:numPr>
        <w:ind w:left="1440" w:hanging="360"/>
      </w:pPr>
      <w:r w:rsidDel="00000000" w:rsidR="00000000" w:rsidRPr="00000000">
        <w:rPr>
          <w:rtl w:val="0"/>
        </w:rPr>
        <w:t xml:space="preserve">Exemple que indica que un alumne pot tenir molts mòduls i un mòdul pot tenir molts alumnes.</w:t>
      </w:r>
    </w:p>
    <w:p w:rsidR="00000000" w:rsidDel="00000000" w:rsidP="00000000" w:rsidRDefault="00000000" w:rsidRPr="00000000" w14:paraId="000000E4">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257175</wp:posOffset>
            </wp:positionV>
            <wp:extent cx="3283268" cy="1055035"/>
            <wp:effectExtent b="0" l="0" r="0" t="0"/>
            <wp:wrapTopAndBottom distB="114300" distT="11430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283268" cy="1055035"/>
                    </a:xfrm>
                    <a:prstGeom prst="rect"/>
                    <a:ln/>
                  </pic:spPr>
                </pic:pic>
              </a:graphicData>
            </a:graphic>
          </wp:anchor>
        </w:drawing>
      </w:r>
    </w:p>
    <w:tbl>
      <w:tblPr>
        <w:tblStyle w:val="Table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modulos_ids = fields.Many2many(</w:t>
            </w:r>
            <w:r w:rsidDel="00000000" w:rsidR="00000000" w:rsidRPr="00000000">
              <w:rPr>
                <w:rFonts w:ascii="Consolas" w:cs="Consolas" w:eastAsia="Consolas" w:hAnsi="Consolas"/>
                <w:color w:val="dd1144"/>
                <w:sz w:val="20"/>
                <w:szCs w:val="20"/>
                <w:shd w:fill="f8f8f8" w:val="clear"/>
                <w:rtl w:val="0"/>
              </w:rPr>
              <w:t xml:space="preserve">'modulo.modulo'</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Alumno</w:t>
            </w:r>
            <w:r w:rsidDel="00000000" w:rsidR="00000000" w:rsidRPr="00000000">
              <w:rPr>
                <w:rFonts w:ascii="Consolas" w:cs="Consolas" w:eastAsia="Consolas" w:hAnsi="Consolas"/>
                <w:color w:val="333333"/>
                <w:sz w:val="20"/>
                <w:szCs w:val="20"/>
                <w:shd w:fill="f8f8f8" w:val="clear"/>
                <w:rtl w:val="0"/>
              </w:rPr>
              <w:br w:type="textWrapping"/>
              <w:t xml:space="preserve">alumnos_ids = field.Many2many(</w:t>
            </w:r>
            <w:r w:rsidDel="00000000" w:rsidR="00000000" w:rsidRPr="00000000">
              <w:rPr>
                <w:rFonts w:ascii="Consolas" w:cs="Consolas" w:eastAsia="Consolas" w:hAnsi="Consolas"/>
                <w:color w:val="dd1144"/>
                <w:sz w:val="20"/>
                <w:szCs w:val="20"/>
                <w:shd w:fill="f8f8f8" w:val="clear"/>
                <w:rtl w:val="0"/>
              </w:rPr>
              <w:t xml:space="preserve">'modulo.alumno'</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Modulo. </w:t>
            </w:r>
            <w:r w:rsidDel="00000000" w:rsidR="00000000" w:rsidRPr="00000000">
              <w:rPr>
                <w:rtl w:val="0"/>
              </w:rPr>
            </w:r>
          </w:p>
        </w:tc>
      </w:tr>
    </w:tbl>
    <w:p w:rsidR="00000000" w:rsidDel="00000000" w:rsidP="00000000" w:rsidRDefault="00000000" w:rsidRPr="00000000" w14:paraId="000000E6">
      <w:pPr>
        <w:pageBreakBefore w:val="0"/>
        <w:rPr/>
      </w:pPr>
      <w:r w:rsidDel="00000000" w:rsidR="00000000" w:rsidRPr="00000000">
        <w:rPr>
          <w:rtl w:val="0"/>
        </w:rPr>
      </w:r>
    </w:p>
    <w:p w:rsidR="00000000" w:rsidDel="00000000" w:rsidP="00000000" w:rsidRDefault="00000000" w:rsidRPr="00000000" w14:paraId="000000E7">
      <w:pPr>
        <w:pageBreakBefore w:val="0"/>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En l'exemple anterior, Odoo interpretarà que aquests dos “Many2many” corresponen a la mateixa relació i crearà una taula intermèdia amb un nom generat a partir del nom dels dos models. No obstant això, no tenim control sobre la taula intermèdia.</w:t>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Pot ser que en altres contextos, necessitem tenir dues relacions “Many2many” independents sobre dos mateixos models. Observem aquest diagrama:</w:t>
      </w:r>
    </w:p>
    <w:p w:rsidR="00000000" w:rsidDel="00000000" w:rsidP="00000000" w:rsidRDefault="00000000" w:rsidRPr="00000000" w14:paraId="000000EB">
      <w:pPr>
        <w:rPr/>
      </w:pPr>
      <w:r w:rsidDel="00000000" w:rsidR="00000000" w:rsidRPr="00000000">
        <w:rPr>
          <w:rtl w:val="0"/>
        </w:rPr>
        <w:t xml:space="preserve">Existeixen dues relacions “Many2many”:</w:t>
      </w:r>
      <w:r w:rsidDel="00000000" w:rsidR="00000000" w:rsidRPr="00000000">
        <w:drawing>
          <wp:anchor allowOverlap="1" behindDoc="0" distB="114300" distT="114300" distL="114300" distR="114300" hidden="0" layoutInCell="1" locked="0" relativeHeight="0" simplePos="0">
            <wp:simplePos x="0" y="0"/>
            <wp:positionH relativeFrom="column">
              <wp:posOffset>1457805</wp:posOffset>
            </wp:positionH>
            <wp:positionV relativeFrom="paragraph">
              <wp:posOffset>171450</wp:posOffset>
            </wp:positionV>
            <wp:extent cx="3273743" cy="1566919"/>
            <wp:effectExtent b="0" l="0" r="0" t="0"/>
            <wp:wrapTopAndBottom distB="114300" distT="11430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273743" cy="1566919"/>
                    </a:xfrm>
                    <a:prstGeom prst="rect"/>
                    <a:ln/>
                  </pic:spPr>
                </pic:pic>
              </a:graphicData>
            </a:graphic>
          </wp:anchor>
        </w:drawing>
      </w:r>
    </w:p>
    <w:p w:rsidR="00000000" w:rsidDel="00000000" w:rsidP="00000000" w:rsidRDefault="00000000" w:rsidRPr="00000000" w14:paraId="000000EC">
      <w:pPr>
        <w:numPr>
          <w:ilvl w:val="0"/>
          <w:numId w:val="16"/>
        </w:numPr>
        <w:spacing w:after="0" w:afterAutospacing="0"/>
        <w:ind w:left="1440" w:hanging="360"/>
        <w:rPr>
          <w:u w:val="none"/>
        </w:rPr>
      </w:pPr>
      <w:r w:rsidDel="00000000" w:rsidR="00000000" w:rsidRPr="00000000">
        <w:rPr>
          <w:rtl w:val="0"/>
        </w:rPr>
        <w:t xml:space="preserve">Les de “alumnes amb mòduls”, descrita en l'exemple anterior.</w:t>
      </w:r>
    </w:p>
    <w:p w:rsidR="00000000" w:rsidDel="00000000" w:rsidP="00000000" w:rsidRDefault="00000000" w:rsidRPr="00000000" w14:paraId="000000ED">
      <w:pPr>
        <w:numPr>
          <w:ilvl w:val="0"/>
          <w:numId w:val="16"/>
        </w:numPr>
        <w:spacing w:before="0" w:beforeAutospacing="0"/>
        <w:ind w:left="1440" w:hanging="360"/>
        <w:rPr>
          <w:u w:val="none"/>
        </w:rPr>
      </w:pPr>
      <w:r w:rsidDel="00000000" w:rsidR="00000000" w:rsidRPr="00000000">
        <w:rPr>
          <w:rtl w:val="0"/>
        </w:rPr>
        <w:t xml:space="preserve">Una nova relació, on es relacionen alumnes repetidors amb mòduls pendents.</w:t>
      </w:r>
    </w:p>
    <w:p w:rsidR="00000000" w:rsidDel="00000000" w:rsidP="00000000" w:rsidRDefault="00000000" w:rsidRPr="00000000" w14:paraId="000000EE">
      <w:pPr>
        <w:rPr/>
      </w:pPr>
      <w:r w:rsidDel="00000000" w:rsidR="00000000" w:rsidRPr="00000000">
        <w:rPr>
          <w:rtl w:val="0"/>
        </w:rPr>
        <w:t xml:space="preserve">No han de coincidir, però si no s'especifica una taula intermèdia diferent, </w:t>
      </w:r>
      <w:r w:rsidDel="00000000" w:rsidR="00000000" w:rsidRPr="00000000">
        <w:rPr>
          <w:b w:val="1"/>
          <w:u w:val="single"/>
          <w:rtl w:val="0"/>
        </w:rPr>
        <w:t xml:space="preserve">Odoo considerarà que és la mateixa relació</w:t>
      </w:r>
      <w:r w:rsidDel="00000000" w:rsidR="00000000" w:rsidRPr="00000000">
        <w:rPr>
          <w:rtl w:val="0"/>
        </w:rPr>
        <w:t xml:space="preserve">. En aquests casos cal especificar la taula intermèdia amb la sintaxi completa per a evitar errors:</w:t>
      </w:r>
    </w:p>
    <w:tbl>
      <w:tblPr>
        <w:tblStyle w:val="Table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color w:val="333333"/>
                <w:sz w:val="18"/>
                <w:szCs w:val="18"/>
                <w:shd w:fill="f8f8f8" w:val="clear"/>
                <w:rtl w:val="0"/>
              </w:rPr>
              <w:t xml:space="preserve">alumnos_ids = fields.Many2many(comodel_name=</w:t>
            </w:r>
            <w:r w:rsidDel="00000000" w:rsidR="00000000" w:rsidRPr="00000000">
              <w:rPr>
                <w:rFonts w:ascii="Consolas" w:cs="Consolas" w:eastAsia="Consolas" w:hAnsi="Consolas"/>
                <w:color w:val="dd1144"/>
                <w:sz w:val="18"/>
                <w:szCs w:val="18"/>
                <w:shd w:fill="f8f8f8" w:val="clear"/>
                <w:rtl w:val="0"/>
              </w:rPr>
              <w:t xml:space="preserve">'modulo.alumno'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Fonts w:ascii="Consolas" w:cs="Consolas" w:eastAsia="Consolas" w:hAnsi="Consolas"/>
                <w:color w:val="333333"/>
                <w:sz w:val="18"/>
                <w:szCs w:val="18"/>
                <w:shd w:fill="f8f8f8" w:val="clear"/>
                <w:rtl w:val="0"/>
              </w:rPr>
              <w:br w:type="textWrapping"/>
              <w:t xml:space="preserve">repetidores_ids = fields.Many2many(comodel_name=</w:t>
            </w:r>
            <w:r w:rsidDel="00000000" w:rsidR="00000000" w:rsidRPr="00000000">
              <w:rPr>
                <w:rFonts w:ascii="Consolas" w:cs="Consolas" w:eastAsia="Consolas" w:hAnsi="Consolas"/>
                <w:color w:val="dd1144"/>
                <w:sz w:val="18"/>
                <w:szCs w:val="18"/>
                <w:shd w:fill="f8f8f8" w:val="clear"/>
                <w:rtl w:val="0"/>
              </w:rPr>
              <w:t xml:space="preserve">'modulo.alumno'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'modulos_alumnos_repetidores'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Fonts w:ascii="Consolas" w:cs="Consolas" w:eastAsia="Consolas" w:hAnsi="Consolas"/>
                <w:color w:val="333333"/>
                <w:sz w:val="18"/>
                <w:szCs w:val="18"/>
                <w:shd w:fill="f8f8f8" w:val="clear"/>
                <w:rtl w:val="0"/>
              </w:rPr>
              <w:br w:type="textWrapping"/>
              <w:t xml:space="preserve">modulos_ids = field.Many2many(comodel_name=</w:t>
            </w:r>
            <w:r w:rsidDel="00000000" w:rsidR="00000000" w:rsidRPr="00000000">
              <w:rPr>
                <w:rFonts w:ascii="Consolas" w:cs="Consolas" w:eastAsia="Consolas" w:hAnsi="Consolas"/>
                <w:color w:val="dd1144"/>
                <w:sz w:val="18"/>
                <w:szCs w:val="18"/>
                <w:shd w:fill="f8f8f8" w:val="clear"/>
                <w:rtl w:val="0"/>
              </w:rPr>
              <w:t xml:space="preserve">'modulo.modulo'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Fonts w:ascii="Consolas" w:cs="Consolas" w:eastAsia="Consolas" w:hAnsi="Consolas"/>
                <w:color w:val="333333"/>
                <w:sz w:val="18"/>
                <w:szCs w:val="18"/>
                <w:shd w:fill="f8f8f8" w:val="clear"/>
                <w:rtl w:val="0"/>
              </w:rPr>
              <w:br w:type="textWrapping"/>
              <w:t xml:space="preserve">pendientes_ids = field.Many2many(comodel_name=</w:t>
            </w:r>
            <w:r w:rsidDel="00000000" w:rsidR="00000000" w:rsidRPr="00000000">
              <w:rPr>
                <w:rFonts w:ascii="Consolas" w:cs="Consolas" w:eastAsia="Consolas" w:hAnsi="Consolas"/>
                <w:color w:val="dd1144"/>
                <w:sz w:val="18"/>
                <w:szCs w:val="18"/>
                <w:shd w:fill="f8f8f8" w:val="clear"/>
                <w:rtl w:val="0"/>
              </w:rPr>
              <w:t xml:space="preserve">'modulo.modulo'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'modulos_alumnos_repetidores'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tl w:val="0"/>
              </w:rPr>
            </w:r>
          </w:p>
        </w:tc>
      </w:tr>
    </w:tbl>
    <w:p w:rsidR="00000000" w:rsidDel="00000000" w:rsidP="00000000" w:rsidRDefault="00000000" w:rsidRPr="00000000" w14:paraId="000000F0">
      <w:pPr>
        <w:pageBreakBefore w:val="0"/>
        <w:ind w:left="0" w:firstLine="0"/>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Les relacions “Many2one”, “One2many” i “Many2many” suposen la majoria de les relacions necessàries en qualsevol programa. Hi ha un altre tipus de “fields” relacionals especials que faciliten la programació:</w:t>
      </w:r>
      <w:r w:rsidDel="00000000" w:rsidR="00000000" w:rsidRPr="00000000">
        <w:rPr>
          <w:rtl w:val="0"/>
        </w:rPr>
      </w:r>
    </w:p>
    <w:p w:rsidR="00000000" w:rsidDel="00000000" w:rsidP="00000000" w:rsidRDefault="00000000" w:rsidRPr="00000000" w14:paraId="000000F2">
      <w:pPr>
        <w:numPr>
          <w:ilvl w:val="0"/>
          <w:numId w:val="2"/>
        </w:numPr>
        <w:ind w:left="720" w:hanging="360"/>
      </w:pPr>
      <w:r w:rsidDel="00000000" w:rsidR="00000000" w:rsidRPr="00000000">
        <w:rPr>
          <w:b w:val="1"/>
          <w:rtl w:val="0"/>
        </w:rPr>
        <w:t xml:space="preserve">related</w:t>
      </w:r>
      <w:r w:rsidDel="00000000" w:rsidR="00000000" w:rsidRPr="00000000">
        <w:rPr>
          <w:rtl w:val="0"/>
        </w:rPr>
        <w:t xml:space="preserve">: en realitat no és un tipus de “field”, sinó una possible propietat de qualsevol dels tipus. El que fa un “field related” és mostrar una dada que està en un registre d'un altre model amb el qual es té una relació “Many2one”.</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Si prenem com a exemple l'anterior de les ciutats i països, imaginem que volem mostrar la bandera del país en el qual està la ciutat. La bandera serà un camp “Image” que estarà en el model país, però el volem mostrar també en el model ciutat. Per a això tenim dues possibles solucions:</w:t>
      </w:r>
    </w:p>
    <w:p w:rsidR="00000000" w:rsidDel="00000000" w:rsidP="00000000" w:rsidRDefault="00000000" w:rsidRPr="00000000" w14:paraId="000000F5">
      <w:pPr>
        <w:numPr>
          <w:ilvl w:val="0"/>
          <w:numId w:val="3"/>
        </w:numPr>
        <w:spacing w:after="0" w:afterAutospacing="0"/>
        <w:ind w:left="720" w:hanging="360"/>
        <w:rPr>
          <w:u w:val="none"/>
        </w:rPr>
      </w:pPr>
      <w:r w:rsidDel="00000000" w:rsidR="00000000" w:rsidRPr="00000000">
        <w:rPr>
          <w:rtl w:val="0"/>
        </w:rPr>
        <w:t xml:space="preserve">La solució dolenta seria guardar la bandera en cada ciutat.</w:t>
      </w:r>
    </w:p>
    <w:p w:rsidR="00000000" w:rsidDel="00000000" w:rsidP="00000000" w:rsidRDefault="00000000" w:rsidRPr="00000000" w14:paraId="000000F6">
      <w:pPr>
        <w:numPr>
          <w:ilvl w:val="0"/>
          <w:numId w:val="3"/>
        </w:numPr>
        <w:spacing w:before="0" w:beforeAutospacing="0"/>
        <w:ind w:left="720" w:hanging="360"/>
        <w:rPr>
          <w:u w:val="none"/>
        </w:rPr>
      </w:pPr>
      <w:r w:rsidDel="00000000" w:rsidR="00000000" w:rsidRPr="00000000">
        <w:rPr>
          <w:rtl w:val="0"/>
        </w:rPr>
        <w:t xml:space="preserve">La bona solució és usar un “field related” per a accedir a la bandera.</w:t>
      </w:r>
    </w:p>
    <w:tbl>
      <w:tblPr>
        <w:tblStyle w:val="Table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pais_id = fields.Many2one(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Ciudad</w:t>
            </w:r>
            <w:r w:rsidDel="00000000" w:rsidR="00000000" w:rsidRPr="00000000">
              <w:rPr>
                <w:rFonts w:ascii="Consolas" w:cs="Consolas" w:eastAsia="Consolas" w:hAnsi="Consolas"/>
                <w:color w:val="333333"/>
                <w:sz w:val="20"/>
                <w:szCs w:val="20"/>
                <w:shd w:fill="f8f8f8" w:val="clear"/>
                <w:rtl w:val="0"/>
              </w:rPr>
              <w:br w:type="textWrapping"/>
              <w:t xml:space="preserve">bandera = fields.Image(related=</w:t>
            </w:r>
            <w:r w:rsidDel="00000000" w:rsidR="00000000" w:rsidRPr="00000000">
              <w:rPr>
                <w:rFonts w:ascii="Consolas" w:cs="Consolas" w:eastAsia="Consolas" w:hAnsi="Consolas"/>
                <w:color w:val="dd1144"/>
                <w:sz w:val="20"/>
                <w:szCs w:val="20"/>
                <w:shd w:fill="f8f8f8" w:val="clear"/>
                <w:rtl w:val="0"/>
              </w:rPr>
              <w:t xml:space="preserve">'pais_id.bandera'</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Suponiendo que existe el field bandera y es de tipo Image.</w:t>
            </w:r>
            <w:r w:rsidDel="00000000" w:rsidR="00000000" w:rsidRPr="00000000">
              <w:rPr>
                <w:rtl w:val="0"/>
              </w:rPr>
            </w:r>
          </w:p>
        </w:tc>
      </w:tr>
    </w:tbl>
    <w:p w:rsidR="00000000" w:rsidDel="00000000" w:rsidP="00000000" w:rsidRDefault="00000000" w:rsidRPr="00000000" w14:paraId="000000F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 </w:t>
      </w:r>
      <w:r w:rsidDel="00000000" w:rsidR="00000000" w:rsidRPr="00000000">
        <w:rPr>
          <w:rtl w:val="0"/>
        </w:rPr>
        <w:t xml:space="preserve">el “field related” pot tenir 'store=True' si volem que ho guarde en la base de dades. En la majoria de casos és redundant i no serveix. Però pot ser que per raons de rendiment, o per a poder cercar, s'haja de guardar. Això no respecta la tercera forma normal. En aqueix cas, Odoo s'encarrega de mantenir la coherència de les dades.</w:t>
      </w:r>
      <w:r w:rsidDel="00000000" w:rsidR="00000000" w:rsidRPr="00000000">
        <w:rPr>
          <w:rtl w:val="0"/>
        </w:rPr>
        <w:t xml:space="preserve"> </w:t>
      </w:r>
    </w:p>
    <w:p w:rsidR="00000000" w:rsidDel="00000000" w:rsidP="00000000" w:rsidRDefault="00000000" w:rsidRPr="00000000" w14:paraId="000000F9">
      <w:pPr>
        <w:pageBreakBefore w:val="0"/>
        <w:rPr/>
      </w:pPr>
      <w:r w:rsidDel="00000000" w:rsidR="00000000" w:rsidRPr="00000000">
        <w:rPr>
          <w:rtl w:val="0"/>
        </w:rPr>
      </w:r>
    </w:p>
    <w:p w:rsidR="00000000" w:rsidDel="00000000" w:rsidP="00000000" w:rsidRDefault="00000000" w:rsidRPr="00000000" w14:paraId="000000F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 </w:t>
      </w:r>
      <w:r w:rsidDel="00000000" w:rsidR="00000000" w:rsidRPr="00000000">
        <w:rPr>
          <w:rtl w:val="0"/>
        </w:rPr>
        <w:t xml:space="preserve">un altre ús possible dels “field related” pot ser fer referència a “fields” del propi model per a tenir les dades repetides. Això és molt útil en les imatges, per exemple, per a emmagatzemar versions amb diferents resolucions. També pot ser útil per a mostrar els mateixos “fields” amb diversos “widgets”.</w:t>
      </w:r>
      <w:r w:rsidDel="00000000" w:rsidR="00000000" w:rsidRPr="00000000">
        <w:rPr>
          <w:rtl w:val="0"/>
        </w:rPr>
      </w:r>
    </w:p>
    <w:p w:rsidR="00000000" w:rsidDel="00000000" w:rsidP="00000000" w:rsidRDefault="00000000" w:rsidRPr="00000000" w14:paraId="000000FB">
      <w:pPr>
        <w:numPr>
          <w:ilvl w:val="0"/>
          <w:numId w:val="4"/>
        </w:numPr>
        <w:ind w:left="720" w:hanging="360"/>
      </w:pPr>
      <w:r w:rsidDel="00000000" w:rsidR="00000000" w:rsidRPr="00000000">
        <w:rPr>
          <w:b w:val="1"/>
          <w:rtl w:val="0"/>
        </w:rPr>
        <w:t xml:space="preserve">Reference</w:t>
      </w:r>
      <w:r w:rsidDel="00000000" w:rsidR="00000000" w:rsidRPr="00000000">
        <w:rPr>
          <w:rtl w:val="0"/>
        </w:rPr>
        <w:t xml:space="preserve">: és una referència a un camp arbitrari d'un model. En realitat no provoca una relació en la base de dades. El que guarda és el nom del model i del camp en un “field char”.</w:t>
      </w:r>
    </w:p>
    <w:p w:rsidR="00000000" w:rsidDel="00000000" w:rsidP="00000000" w:rsidRDefault="00000000" w:rsidRPr="00000000" w14:paraId="000000FC">
      <w:pPr>
        <w:numPr>
          <w:ilvl w:val="0"/>
          <w:numId w:val="4"/>
        </w:numPr>
        <w:ind w:left="720" w:hanging="360"/>
      </w:pPr>
      <w:r w:rsidDel="00000000" w:rsidR="00000000" w:rsidRPr="00000000">
        <w:rPr>
          <w:b w:val="1"/>
          <w:rtl w:val="0"/>
        </w:rPr>
        <w:t xml:space="preserve">Many2oneReference</w:t>
      </w:r>
      <w:r w:rsidDel="00000000" w:rsidR="00000000" w:rsidRPr="00000000">
        <w:rPr>
          <w:rtl w:val="0"/>
        </w:rPr>
        <w:t xml:space="preserve">: és un “Many2one” però en el qual també cal indicar el model al qual fa referència. No són molt utilitzats.</w:t>
      </w:r>
    </w:p>
    <w:p w:rsidR="00000000" w:rsidDel="00000000" w:rsidP="00000000" w:rsidRDefault="00000000" w:rsidRPr="00000000" w14:paraId="000000FD">
      <w:pPr>
        <w:pageBreakBefore w:val="0"/>
        <w:rPr/>
      </w:pPr>
      <w:r w:rsidDel="00000000" w:rsidR="00000000" w:rsidRPr="00000000">
        <w:rPr>
          <w:rtl w:val="0"/>
        </w:rPr>
      </w:r>
    </w:p>
    <w:p w:rsidR="00000000" w:rsidDel="00000000" w:rsidP="00000000" w:rsidRDefault="00000000" w:rsidRPr="00000000" w14:paraId="000000F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Interessant:</w:t>
      </w:r>
      <w:r w:rsidDel="00000000" w:rsidR="00000000" w:rsidRPr="00000000">
        <w:rPr>
          <w:rtl w:val="0"/>
        </w:rPr>
        <w:t xml:space="preserve"> en algunes ocasions, influïts pel pensament de les bases de dades relacionals, podem decidir que necessitem una relació “</w:t>
      </w:r>
      <w:r w:rsidDel="00000000" w:rsidR="00000000" w:rsidRPr="00000000">
        <w:rPr>
          <w:b w:val="1"/>
          <w:rtl w:val="0"/>
        </w:rPr>
        <w:t xml:space="preserve">One2one</w:t>
      </w:r>
      <w:r w:rsidDel="00000000" w:rsidR="00000000" w:rsidRPr="00000000">
        <w:rPr>
          <w:rtl w:val="0"/>
        </w:rPr>
        <w:t xml:space="preserve">”. </w:t>
      </w:r>
      <w:r w:rsidDel="00000000" w:rsidR="00000000" w:rsidRPr="00000000">
        <w:rPr>
          <w:b w:val="1"/>
          <w:rtl w:val="0"/>
        </w:rPr>
        <w:t xml:space="preserve">Odoo va deixar d'usar-les per motius de rendiment i recomana en el seu lloc unir els dos models en un.</w:t>
      </w:r>
      <w:r w:rsidDel="00000000" w:rsidR="00000000" w:rsidRPr="00000000">
        <w:rPr>
          <w:rtl w:val="0"/>
        </w:rPr>
        <w:t xml:space="preserve"> No obstant això, es pot imitar amb dos “Many2many” computats o un “One2many” limitat a un sol registre. En els dos casos, serà tasca del programador garantir el bon funcionament d'aqueixa relació.</w:t>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Una vegada estudiat el concepte de model i dels 'fields', detinguem-nos un moment a analitzar aquest codi que defineix 2 models:</w:t>
      </w:r>
    </w:p>
    <w:tbl>
      <w:tblPr>
        <w:tblStyle w:val="Table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 coding: utf-8 -*-</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odoo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models, fields, api</w:t>
              <w:br w:type="textWrapping"/>
            </w: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openerp.exceptions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ValidationError</w:t>
              <w:br w:type="textWrapping"/>
            </w:r>
            <w:r w:rsidDel="00000000" w:rsidR="00000000" w:rsidRPr="00000000">
              <w:rPr>
                <w:rFonts w:ascii="Consolas" w:cs="Consolas" w:eastAsia="Consolas" w:hAnsi="Consolas"/>
                <w:i w:val="1"/>
                <w:color w:val="999988"/>
                <w:sz w:val="20"/>
                <w:szCs w:val="20"/>
                <w:shd w:fill="f8f8f8" w:val="clear"/>
                <w:rtl w:val="0"/>
              </w:rPr>
              <w:t xml:space="preserve">####</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net</w:t>
            </w:r>
            <w:r w:rsidDel="00000000" w:rsidR="00000000" w:rsidRPr="00000000">
              <w:rPr>
                <w:rFonts w:ascii="Consolas" w:cs="Consolas" w:eastAsia="Consolas" w:hAnsi="Consolas"/>
                <w:color w:val="333333"/>
                <w:sz w:val="20"/>
                <w:szCs w:val="20"/>
                <w:shd w:fill="f8f8f8" w:val="clear"/>
                <w:rtl w:val="0"/>
              </w:rPr>
              <w:t xml:space="preserve">(models.Model):</w:t>
              <w:br w:type="textWrapping"/>
              <w:t xml:space="preserve"> </w:t>
              <w:tab/>
              <w:t xml:space="preserve">_name = </w:t>
            </w:r>
            <w:r w:rsidDel="00000000" w:rsidR="00000000" w:rsidRPr="00000000">
              <w:rPr>
                <w:rFonts w:ascii="Consolas" w:cs="Consolas" w:eastAsia="Consolas" w:hAnsi="Consolas"/>
                <w:color w:val="dd1144"/>
                <w:sz w:val="20"/>
                <w:szCs w:val="20"/>
                <w:shd w:fill="f8f8f8" w:val="clear"/>
                <w:rtl w:val="0"/>
              </w:rPr>
              <w:t xml:space="preserve">'networks.net'</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_description = </w:t>
            </w:r>
            <w:r w:rsidDel="00000000" w:rsidR="00000000" w:rsidRPr="00000000">
              <w:rPr>
                <w:rFonts w:ascii="Consolas" w:cs="Consolas" w:eastAsia="Consolas" w:hAnsi="Consolas"/>
                <w:color w:val="dd1144"/>
                <w:sz w:val="20"/>
                <w:szCs w:val="20"/>
                <w:shd w:fill="f8f8f8" w:val="clear"/>
                <w:rtl w:val="0"/>
              </w:rPr>
              <w:t xml:space="preserve">'Networks Model'</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name = fields.Char()</w:t>
              <w:br w:type="textWrapping"/>
              <w:t xml:space="preserve"> </w:t>
              <w:tab/>
              <w:t xml:space="preserve">net_ip = fields.Char()</w:t>
              <w:br w:type="textWrapping"/>
              <w:t xml:space="preserve"> </w:t>
              <w:tab/>
              <w:t xml:space="preserve">mask = fields.Integer()</w:t>
              <w:br w:type="textWrapping"/>
              <w:t xml:space="preserve"> </w:t>
              <w:tab/>
              <w:t xml:space="preserve">net_map = fields.image()</w:t>
              <w:br w:type="textWrapping"/>
              <w:t xml:space="preserve"> </w:t>
              <w:tab/>
              <w:t xml:space="preserve">net_class = fields.Selection([(</w:t>
            </w:r>
            <w:r w:rsidDel="00000000" w:rsidR="00000000" w:rsidRPr="00000000">
              <w:rPr>
                <w:rFonts w:ascii="Consolas" w:cs="Consolas" w:eastAsia="Consolas" w:hAnsi="Consolas"/>
                <w:color w:val="dd1144"/>
                <w:sz w:val="20"/>
                <w:szCs w:val="20"/>
                <w:shd w:fill="f8f8f8" w:val="clear"/>
                <w:rtl w:val="0"/>
              </w:rPr>
              <w:t xml:space="preserve">'a'</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'A'</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'b'</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'B'</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'c'</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'C'</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pcs = fields.One2many(</w:t>
            </w:r>
            <w:r w:rsidDel="00000000" w:rsidR="00000000" w:rsidRPr="00000000">
              <w:rPr>
                <w:rFonts w:ascii="Consolas" w:cs="Consolas" w:eastAsia="Consolas" w:hAnsi="Consolas"/>
                <w:color w:val="dd1144"/>
                <w:sz w:val="20"/>
                <w:szCs w:val="20"/>
                <w:shd w:fill="f8f8f8" w:val="clear"/>
                <w:rtl w:val="0"/>
              </w:rPr>
              <w:t xml:space="preserve">'networks.pc'</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'net'</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servers = fields.Many2many(</w:t>
            </w:r>
            <w:r w:rsidDel="00000000" w:rsidR="00000000" w:rsidRPr="00000000">
              <w:rPr>
                <w:rFonts w:ascii="Consolas" w:cs="Consolas" w:eastAsia="Consolas" w:hAnsi="Consolas"/>
                <w:color w:val="dd1144"/>
                <w:sz w:val="20"/>
                <w:szCs w:val="20"/>
                <w:shd w:fill="f8f8f8" w:val="clear"/>
                <w:rtl w:val="0"/>
              </w:rPr>
              <w:t xml:space="preserve">'networks.pc'</w:t>
            </w:r>
            <w:r w:rsidDel="00000000" w:rsidR="00000000" w:rsidRPr="00000000">
              <w:rPr>
                <w:rFonts w:ascii="Consolas" w:cs="Consolas" w:eastAsia="Consolas" w:hAnsi="Consolas"/>
                <w:color w:val="333333"/>
                <w:sz w:val="20"/>
                <w:szCs w:val="20"/>
                <w:shd w:fill="f8f8f8" w:val="clear"/>
                <w:rtl w:val="0"/>
              </w:rPr>
              <w:t xml:space="preserve">,relation=</w:t>
            </w:r>
            <w:r w:rsidDel="00000000" w:rsidR="00000000" w:rsidRPr="00000000">
              <w:rPr>
                <w:rFonts w:ascii="Consolas" w:cs="Consolas" w:eastAsia="Consolas" w:hAnsi="Consolas"/>
                <w:color w:val="dd1144"/>
                <w:sz w:val="20"/>
                <w:szCs w:val="20"/>
                <w:shd w:fill="f8f8f8" w:val="clear"/>
                <w:rtl w:val="0"/>
              </w:rPr>
              <w:t xml:space="preserve">'net_servers'</w:t>
            </w:r>
            <w:r w:rsidDel="00000000" w:rsidR="00000000" w:rsidRPr="00000000">
              <w:rPr>
                <w:rFonts w:ascii="Consolas" w:cs="Consolas" w:eastAsia="Consolas" w:hAnsi="Consolas"/>
                <w:color w:val="333333"/>
                <w:sz w:val="20"/>
                <w:szCs w:val="20"/>
                <w:shd w:fill="f8f8f8" w:val="clear"/>
                <w:rtl w:val="0"/>
              </w:rPr>
              <w:t xml:space="preserve">)     </w:t>
              <w:tab/>
              <w:t xml:space="preserve"> </w:t>
              <w:br w:type="textWrapping"/>
            </w: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pc</w:t>
            </w:r>
            <w:r w:rsidDel="00000000" w:rsidR="00000000" w:rsidRPr="00000000">
              <w:rPr>
                <w:rFonts w:ascii="Consolas" w:cs="Consolas" w:eastAsia="Consolas" w:hAnsi="Consolas"/>
                <w:color w:val="333333"/>
                <w:sz w:val="20"/>
                <w:szCs w:val="20"/>
                <w:shd w:fill="f8f8f8" w:val="clear"/>
                <w:rtl w:val="0"/>
              </w:rPr>
              <w:t xml:space="preserve">(models.Model):</w:t>
              <w:br w:type="textWrapping"/>
              <w:t xml:space="preserve"> </w:t>
              <w:tab/>
              <w:t xml:space="preserve">_name = </w:t>
            </w:r>
            <w:r w:rsidDel="00000000" w:rsidR="00000000" w:rsidRPr="00000000">
              <w:rPr>
                <w:rFonts w:ascii="Consolas" w:cs="Consolas" w:eastAsia="Consolas" w:hAnsi="Consolas"/>
                <w:color w:val="dd1144"/>
                <w:sz w:val="20"/>
                <w:szCs w:val="20"/>
                <w:shd w:fill="f8f8f8" w:val="clear"/>
                <w:rtl w:val="0"/>
              </w:rPr>
              <w:t xml:space="preserve">'networks.pc'</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_description = </w:t>
            </w:r>
            <w:r w:rsidDel="00000000" w:rsidR="00000000" w:rsidRPr="00000000">
              <w:rPr>
                <w:rFonts w:ascii="Consolas" w:cs="Consolas" w:eastAsia="Consolas" w:hAnsi="Consolas"/>
                <w:color w:val="dd1144"/>
                <w:sz w:val="20"/>
                <w:szCs w:val="20"/>
                <w:shd w:fill="f8f8f8" w:val="clear"/>
                <w:rtl w:val="0"/>
              </w:rPr>
              <w:t xml:space="preserve">'PCs Model'</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name = fields.Char(default=</w:t>
            </w:r>
            <w:r w:rsidDel="00000000" w:rsidR="00000000" w:rsidRPr="00000000">
              <w:rPr>
                <w:rFonts w:ascii="Consolas" w:cs="Consolas" w:eastAsia="Consolas" w:hAnsi="Consolas"/>
                <w:color w:val="dd1144"/>
                <w:sz w:val="20"/>
                <w:szCs w:val="20"/>
                <w:shd w:fill="f8f8f8" w:val="clear"/>
                <w:rtl w:val="0"/>
              </w:rPr>
              <w:t xml:space="preserve">"PC"</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number = fields.Integer()</w:t>
              <w:br w:type="textWrapping"/>
              <w:t xml:space="preserve"> </w:t>
              <w:tab/>
              <w:t xml:space="preserve">ip = fields.Char()</w:t>
              <w:br w:type="textWrapping"/>
              <w:t xml:space="preserve"> </w:t>
              <w:tab/>
              <w:t xml:space="preserve">ping = fields.Float()</w:t>
              <w:br w:type="textWrapping"/>
              <w:t xml:space="preserve"> </w:t>
              <w:tab/>
              <w:t xml:space="preserve">registered = fields.Date()</w:t>
              <w:br w:type="textWrapping"/>
              <w:t xml:space="preserve"> </w:t>
              <w:tab/>
              <w:t xml:space="preserve">uptime = fields.Datetime()</w:t>
              <w:br w:type="textWrapping"/>
              <w:t xml:space="preserve"> </w:t>
              <w:tab/>
              <w:t xml:space="preserve">net = fields.Many2one(</w:t>
            </w:r>
            <w:r w:rsidDel="00000000" w:rsidR="00000000" w:rsidRPr="00000000">
              <w:rPr>
                <w:rFonts w:ascii="Consolas" w:cs="Consolas" w:eastAsia="Consolas" w:hAnsi="Consolas"/>
                <w:color w:val="dd1144"/>
                <w:sz w:val="20"/>
                <w:szCs w:val="20"/>
                <w:shd w:fill="f8f8f8" w:val="clear"/>
                <w:rtl w:val="0"/>
              </w:rPr>
              <w:t xml:space="preserve">'networks.net'</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user = fields.Many2one(</w:t>
            </w:r>
            <w:r w:rsidDel="00000000" w:rsidR="00000000" w:rsidRPr="00000000">
              <w:rPr>
                <w:rFonts w:ascii="Consolas" w:cs="Consolas" w:eastAsia="Consolas" w:hAnsi="Consolas"/>
                <w:color w:val="dd1144"/>
                <w:sz w:val="20"/>
                <w:szCs w:val="20"/>
                <w:shd w:fill="f8f8f8" w:val="clear"/>
                <w:rtl w:val="0"/>
              </w:rPr>
              <w:t xml:space="preserve">'res.partner'</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servers = fields.Many2many(</w:t>
            </w:r>
            <w:r w:rsidDel="00000000" w:rsidR="00000000" w:rsidRPr="00000000">
              <w:rPr>
                <w:rFonts w:ascii="Consolas" w:cs="Consolas" w:eastAsia="Consolas" w:hAnsi="Consolas"/>
                <w:color w:val="dd1144"/>
                <w:sz w:val="20"/>
                <w:szCs w:val="20"/>
                <w:shd w:fill="f8f8f8" w:val="clear"/>
                <w:rtl w:val="0"/>
              </w:rPr>
              <w:t xml:space="preserve">'networks.net'</w:t>
            </w:r>
            <w:r w:rsidDel="00000000" w:rsidR="00000000" w:rsidRPr="00000000">
              <w:rPr>
                <w:rFonts w:ascii="Consolas" w:cs="Consolas" w:eastAsia="Consolas" w:hAnsi="Consolas"/>
                <w:color w:val="333333"/>
                <w:sz w:val="20"/>
                <w:szCs w:val="20"/>
                <w:shd w:fill="f8f8f8" w:val="clear"/>
                <w:rtl w:val="0"/>
              </w:rPr>
              <w:t xml:space="preserve">,relation=</w:t>
            </w:r>
            <w:r w:rsidDel="00000000" w:rsidR="00000000" w:rsidRPr="00000000">
              <w:rPr>
                <w:rFonts w:ascii="Consolas" w:cs="Consolas" w:eastAsia="Consolas" w:hAnsi="Consolas"/>
                <w:color w:val="dd1144"/>
                <w:sz w:val="20"/>
                <w:szCs w:val="20"/>
                <w:shd w:fill="f8f8f8" w:val="clear"/>
                <w:rtl w:val="0"/>
              </w:rPr>
              <w:t xml:space="preserve">'net_servers'</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102">
      <w:pPr>
        <w:rPr>
          <w:rFonts w:ascii="Consolas" w:cs="Consolas" w:eastAsia="Consolas" w:hAnsi="Consolas"/>
          <w:color w:val="666600"/>
          <w:sz w:val="18"/>
          <w:szCs w:val="18"/>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Com es pot veure, estan quasi tots els tipus bàsics de field. També podem veure fields relacionals. Parem atenció al “Many2one” anomentat “net” dels “PC” que permet que funcione l'”One2many” anomenat “pcs” del model “networks.net”. També són interessants els “Many2many” en els quals declarem el nom de la relació per a controlar el nom de la taula intermèdia.</w:t>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Una vegada repassats els tipus de fields i vist un exemple, ja podríem fer un mòdul amb dades estàtiques i relacions entre els models. Ens faltaria la vista per a poder veure aquests models en el client web. Pots passar directament a l'apartat de la vista si vols tenir un mòdul funcional mínim. Però en el model queden algunes coses que explicar.</w:t>
      </w:r>
    </w:p>
    <w:p w:rsidR="00000000" w:rsidDel="00000000" w:rsidP="00000000" w:rsidRDefault="00000000" w:rsidRPr="00000000" w14:paraId="00000106">
      <w:pPr>
        <w:pStyle w:val="Heading2"/>
        <w:numPr>
          <w:ilvl w:val="1"/>
          <w:numId w:val="19"/>
        </w:numPr>
        <w:rPr>
          <w:u w:val="none"/>
        </w:rPr>
      </w:pPr>
      <w:bookmarkStart w:colFirst="0" w:colLast="0" w:name="_i8ike6cqy5kg" w:id="9"/>
      <w:bookmarkEnd w:id="9"/>
      <w:r w:rsidDel="00000000" w:rsidR="00000000" w:rsidRPr="00000000">
        <w:rPr>
          <w:rtl w:val="0"/>
        </w:rPr>
        <w:t xml:space="preserve">Atributs “fields” computats (“computed”)</w:t>
      </w:r>
    </w:p>
    <w:p w:rsidR="00000000" w:rsidDel="00000000" w:rsidP="00000000" w:rsidRDefault="00000000" w:rsidRPr="00000000" w14:paraId="00000107">
      <w:pPr>
        <w:rPr/>
      </w:pPr>
      <w:r w:rsidDel="00000000" w:rsidR="00000000" w:rsidRPr="00000000">
        <w:rPr>
          <w:rtl w:val="0"/>
        </w:rPr>
        <w:t xml:space="preserve">Fins ara, els “fields” que hem vist emmagatzemaven alguna cosa en la base de dades. No obstant això, pot ser que no vulguem que algunes dades esten guardats en la base de dades, sinó que es recalculen cada vegada que els veurem. En aqueix cas, cal utilitzar camps computats.</w:t>
      </w:r>
    </w:p>
    <w:p w:rsidR="00000000" w:rsidDel="00000000" w:rsidP="00000000" w:rsidRDefault="00000000" w:rsidRPr="00000000" w14:paraId="00000108">
      <w:pPr>
        <w:rPr/>
      </w:pPr>
      <w:r w:rsidDel="00000000" w:rsidR="00000000" w:rsidRPr="00000000">
        <w:rPr>
          <w:rtl w:val="0"/>
        </w:rPr>
        <w:t xml:space="preserve">Un “field computed” es defineix igual que un normal, però entre els seus arguments cal indicar el nom de la funció que el computa:</w:t>
      </w:r>
    </w:p>
    <w:tbl>
      <w:tblPr>
        <w:tblStyle w:val="Table1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color w:val="999988"/>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taken_seats = fields.Float(string=</w:t>
            </w:r>
            <w:r w:rsidDel="00000000" w:rsidR="00000000" w:rsidRPr="00000000">
              <w:rPr>
                <w:rFonts w:ascii="Consolas" w:cs="Consolas" w:eastAsia="Consolas" w:hAnsi="Consolas"/>
                <w:color w:val="dd1144"/>
                <w:sz w:val="20"/>
                <w:szCs w:val="20"/>
                <w:shd w:fill="f8f8f8" w:val="clear"/>
                <w:rtl w:val="0"/>
              </w:rPr>
              <w:t xml:space="preserve">"Taken seats"</w:t>
            </w:r>
            <w:r w:rsidDel="00000000" w:rsidR="00000000" w:rsidRPr="00000000">
              <w:rPr>
                <w:rFonts w:ascii="Consolas" w:cs="Consolas" w:eastAsia="Consolas" w:hAnsi="Consolas"/>
                <w:color w:val="333333"/>
                <w:sz w:val="20"/>
                <w:szCs w:val="20"/>
                <w:shd w:fill="f8f8f8" w:val="clear"/>
                <w:rtl w:val="0"/>
              </w:rPr>
              <w:t xml:space="preserve">, compute=</w:t>
            </w:r>
            <w:r w:rsidDel="00000000" w:rsidR="00000000" w:rsidRPr="00000000">
              <w:rPr>
                <w:rFonts w:ascii="Consolas" w:cs="Consolas" w:eastAsia="Consolas" w:hAnsi="Consolas"/>
                <w:color w:val="dd1144"/>
                <w:sz w:val="20"/>
                <w:szCs w:val="20"/>
                <w:shd w:fill="f8f8f8" w:val="clear"/>
                <w:rtl w:val="0"/>
              </w:rPr>
              <w:t xml:space="preserve">'_taken_seats'</w:t>
            </w:r>
            <w:r w:rsidDel="00000000" w:rsidR="00000000" w:rsidRPr="00000000">
              <w:rPr>
                <w:rFonts w:ascii="Consolas" w:cs="Consolas" w:eastAsia="Consolas" w:hAnsi="Consolas"/>
                <w:color w:val="333333"/>
                <w:sz w:val="20"/>
                <w:szCs w:val="20"/>
                <w:shd w:fill="f8f8f8" w:val="clear"/>
                <w:rtl w:val="0"/>
              </w:rPr>
              <w:t xml:space="preserve">)</w:t>
              <w:br w:type="textWrapping"/>
            </w:r>
            <w:r w:rsidDel="00000000" w:rsidR="00000000" w:rsidRPr="00000000">
              <w:rPr>
                <w:rFonts w:ascii="Consolas" w:cs="Consolas" w:eastAsia="Consolas" w:hAnsi="Consolas"/>
                <w:b w:val="1"/>
                <w:color w:val="999999"/>
                <w:sz w:val="20"/>
                <w:szCs w:val="20"/>
                <w:shd w:fill="f8f8f8" w:val="clear"/>
                <w:rtl w:val="0"/>
              </w:rPr>
              <w:t xml:space="preserve">@api.depends('seats', 'attendee_ids')  # El decorador @api.depends() indica que se llama a  </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i w:val="1"/>
                <w:color w:val="999988"/>
                <w:sz w:val="20"/>
                <w:szCs w:val="20"/>
                <w:shd w:fill="f8f8f8" w:val="clear"/>
                <w:rtl w:val="0"/>
              </w:rPr>
              <w:t xml:space="preserve"># la función cada vez que cambie el valor de los fields</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i w:val="1"/>
                <w:color w:val="999988"/>
                <w:sz w:val="20"/>
                <w:szCs w:val="20"/>
                <w:shd w:fill="f8f8f8" w:val="clear"/>
                <w:rtl w:val="0"/>
              </w:rPr>
              <w:t xml:space="preserve"># seats i attendee_ids.</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_taken_seats</w:t>
            </w:r>
            <w:r w:rsidDel="00000000" w:rsidR="00000000" w:rsidRPr="00000000">
              <w:rPr>
                <w:rFonts w:ascii="Consolas" w:cs="Consolas" w:eastAsia="Consolas" w:hAnsi="Consolas"/>
                <w:color w:val="333333"/>
                <w:sz w:val="20"/>
                <w:szCs w:val="20"/>
                <w:shd w:fill="f8f8f8" w:val="clear"/>
                <w:rtl w:val="0"/>
              </w:rPr>
              <w:t xml:space="preserve">(self):</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for</w:t>
            </w:r>
            <w:r w:rsidDel="00000000" w:rsidR="00000000" w:rsidRPr="00000000">
              <w:rPr>
                <w:rFonts w:ascii="Consolas" w:cs="Consolas" w:eastAsia="Consolas" w:hAnsi="Consolas"/>
                <w:color w:val="333333"/>
                <w:sz w:val="20"/>
                <w:szCs w:val="20"/>
                <w:shd w:fill="f8f8f8" w:val="clear"/>
                <w:rtl w:val="0"/>
              </w:rPr>
              <w:t xml:space="preserve"> r </w:t>
            </w:r>
            <w:r w:rsidDel="00000000" w:rsidR="00000000" w:rsidRPr="00000000">
              <w:rPr>
                <w:rFonts w:ascii="Consolas" w:cs="Consolas" w:eastAsia="Consolas" w:hAnsi="Consolas"/>
                <w:b w:val="1"/>
                <w:color w:val="333333"/>
                <w:sz w:val="20"/>
                <w:szCs w:val="20"/>
                <w:shd w:fill="f8f8f8" w:val="clear"/>
                <w:rtl w:val="0"/>
              </w:rPr>
              <w:t xml:space="preserve">in</w:t>
            </w:r>
            <w:r w:rsidDel="00000000" w:rsidR="00000000" w:rsidRPr="00000000">
              <w:rPr>
                <w:rFonts w:ascii="Consolas" w:cs="Consolas" w:eastAsia="Consolas" w:hAnsi="Consolas"/>
                <w:color w:val="333333"/>
                <w:sz w:val="20"/>
                <w:szCs w:val="20"/>
                <w:shd w:fill="f8f8f8" w:val="clear"/>
                <w:rtl w:val="0"/>
              </w:rPr>
              <w:t xml:space="preserve"> self:  </w:t>
            </w:r>
            <w:r w:rsidDel="00000000" w:rsidR="00000000" w:rsidRPr="00000000">
              <w:rPr>
                <w:rFonts w:ascii="Consolas" w:cs="Consolas" w:eastAsia="Consolas" w:hAnsi="Consolas"/>
                <w:i w:val="1"/>
                <w:color w:val="999988"/>
                <w:sz w:val="20"/>
                <w:szCs w:val="20"/>
                <w:shd w:fill="f8f8f8" w:val="clear"/>
                <w:rtl w:val="0"/>
              </w:rPr>
              <w:t xml:space="preserve"># El for recorre self, que es un recordset con los registros activos      </w:t>
              <w:tab/>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if not r.seats: # r es un singleton y se puede acceder a los atributos como un objeto</w:t>
            </w:r>
            <w:r w:rsidDel="00000000" w:rsidR="00000000" w:rsidRPr="00000000">
              <w:rPr>
                <w:rFonts w:ascii="Consolas" w:cs="Consolas" w:eastAsia="Consolas" w:hAnsi="Consolas"/>
                <w:color w:val="333333"/>
                <w:sz w:val="20"/>
                <w:szCs w:val="20"/>
                <w:shd w:fill="f8f8f8" w:val="clear"/>
                <w:rtl w:val="0"/>
              </w:rPr>
              <w:br w:type="textWrapping"/>
              <w:t xml:space="preserve">          r.taken_seats = </w:t>
            </w:r>
            <w:r w:rsidDel="00000000" w:rsidR="00000000" w:rsidRPr="00000000">
              <w:rPr>
                <w:rFonts w:ascii="Consolas" w:cs="Consolas" w:eastAsia="Consolas" w:hAnsi="Consolas"/>
                <w:color w:val="008080"/>
                <w:sz w:val="20"/>
                <w:szCs w:val="20"/>
                <w:shd w:fill="f8f8f8" w:val="clear"/>
                <w:rtl w:val="0"/>
              </w:rPr>
              <w:t xml:space="preserve">0.0</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esta asignación ya hace que se vea el resultado.</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else</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r.taken_seats = </w:t>
            </w:r>
            <w:r w:rsidDel="00000000" w:rsidR="00000000" w:rsidRPr="00000000">
              <w:rPr>
                <w:rFonts w:ascii="Consolas" w:cs="Consolas" w:eastAsia="Consolas" w:hAnsi="Consolas"/>
                <w:color w:val="008080"/>
                <w:sz w:val="20"/>
                <w:szCs w:val="20"/>
                <w:shd w:fill="f8f8f8" w:val="clear"/>
                <w:rtl w:val="0"/>
              </w:rPr>
              <w:t xml:space="preserve">100.0</w:t>
            </w:r>
            <w:r w:rsidDel="00000000" w:rsidR="00000000" w:rsidRPr="00000000">
              <w:rPr>
                <w:rFonts w:ascii="Consolas" w:cs="Consolas" w:eastAsia="Consolas" w:hAnsi="Consolas"/>
                <w:color w:val="333333"/>
                <w:sz w:val="20"/>
                <w:szCs w:val="20"/>
                <w:shd w:fill="f8f8f8" w:val="clear"/>
                <w:rtl w:val="0"/>
              </w:rPr>
              <w:t xml:space="preserve"> * len(r.attendee_ids) / r.seats</w:t>
            </w:r>
            <w:r w:rsidDel="00000000" w:rsidR="00000000" w:rsidRPr="00000000">
              <w:rPr>
                <w:rtl w:val="0"/>
              </w:rPr>
            </w:r>
          </w:p>
        </w:tc>
      </w:tr>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tl w:val="0"/>
              </w:rPr>
            </w:r>
          </w:p>
        </w:tc>
      </w:tr>
    </w:tbl>
    <w:p w:rsidR="00000000" w:rsidDel="00000000" w:rsidP="00000000" w:rsidRDefault="00000000" w:rsidRPr="00000000" w14:paraId="0000010C">
      <w:pPr>
        <w:rPr/>
      </w:pPr>
      <w:r w:rsidDel="00000000" w:rsidR="00000000" w:rsidRPr="00000000">
        <w:rPr>
          <w:rtl w:val="0"/>
        </w:rPr>
        <w:t xml:space="preserve">Els “field computed” no es guarden en la base de dades, però en algunes ocasions pot ser que necessitem que es guarde (per exemple, per a cercar sobre ells). En aquest cas podem usar “store=True”</w:t>
      </w:r>
      <w:r w:rsidDel="00000000" w:rsidR="00000000" w:rsidRPr="00000000">
        <w:rPr>
          <w:rtl w:val="0"/>
        </w:rPr>
        <w:t xml:space="preserve">. </w:t>
      </w:r>
      <w:r w:rsidDel="00000000" w:rsidR="00000000" w:rsidRPr="00000000">
        <w:rPr>
          <w:b w:val="1"/>
          <w:u w:val="single"/>
          <w:rtl w:val="0"/>
        </w:rPr>
        <w:t xml:space="preserve">Això és perillós, ja que pot ser que no recalcule més aqueix camp. El decorador “@api.depends()” soluciona aqueix problema si el “computed” depén d'un altre “field”.</w:t>
      </w:r>
      <w:r w:rsidDel="00000000" w:rsidR="00000000" w:rsidRPr="00000000">
        <w:rPr>
          <w:rtl w:val="0"/>
        </w:rPr>
        <w:t xml:space="preserve"> </w:t>
      </w:r>
    </w:p>
    <w:p w:rsidR="00000000" w:rsidDel="00000000" w:rsidP="00000000" w:rsidRDefault="00000000" w:rsidRPr="00000000" w14:paraId="0000010D">
      <w:pPr>
        <w:rPr/>
      </w:pPr>
      <w:r w:rsidDel="00000000" w:rsidR="00000000" w:rsidRPr="00000000">
        <w:rPr>
          <w:rtl w:val="0"/>
        </w:rPr>
        <w:t xml:space="preserve">En cas de no voler guardar en la base de dades, però si voler cercar en el camp, Odoo proporciona la funció “</w:t>
      </w:r>
      <w:r w:rsidDel="00000000" w:rsidR="00000000" w:rsidRPr="00000000">
        <w:rPr>
          <w:b w:val="1"/>
          <w:rtl w:val="0"/>
        </w:rPr>
        <w:t xml:space="preserve">search</w:t>
      </w:r>
      <w:r w:rsidDel="00000000" w:rsidR="00000000" w:rsidRPr="00000000">
        <w:rPr>
          <w:rtl w:val="0"/>
        </w:rPr>
        <w:t xml:space="preserve">”. Aquesta funció s'executa quan s'intenta cercar per aqueix camp. Aquesta funció retornarà un domini de cerca (això s'explicarà més endavant). El problema és que tampoc pot ser un domini molt complex i limita la cerca.</w:t>
      </w:r>
    </w:p>
    <w:p w:rsidR="00000000" w:rsidDel="00000000" w:rsidP="00000000" w:rsidRDefault="00000000" w:rsidRPr="00000000" w14:paraId="0000010E">
      <w:pPr>
        <w:pageBreakBefore w:val="0"/>
        <w:rPr/>
      </w:pPr>
      <w:r w:rsidDel="00000000" w:rsidR="00000000" w:rsidRPr="00000000">
        <w:rPr>
          <w:rtl w:val="0"/>
        </w:rPr>
      </w:r>
    </w:p>
    <w:p w:rsidR="00000000" w:rsidDel="00000000" w:rsidP="00000000" w:rsidRDefault="00000000" w:rsidRPr="00000000" w14:paraId="0000010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hi ha un truc per a poder tenir “fields computed” amb “store=False” i alhora poder cercar o ordenar. El que es pot fer és un altre “field” del mateix tipus que no siga “computed”, però que se sobreescriga quan s'executa el mètode del qual sí que és “computed”. D'aquesta manera, es guarda en la base de dades, encara que es recalcula cada vegada. El problema és que han d'estar els dos “fields” en la vista. Això se soluciona posant “invisible=’1’” en el “field computed”. L'usuari no l'observa, no obstant això Odoo el recalcula.</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En poques ocasions necessitem escriure directament en un “field computed”. Si és “computed” serà perquè el seu valor depèn d'altres factors. Si es permetera escriure en un “field computed”, no seria coherent amb els “fields” dels quals depèn. No obstant això, sí que podem permetre que s'escriga directament si fem la funció “</w:t>
      </w:r>
      <w:r w:rsidDel="00000000" w:rsidR="00000000" w:rsidRPr="00000000">
        <w:rPr>
          <w:b w:val="1"/>
          <w:rtl w:val="0"/>
        </w:rPr>
        <w:t xml:space="preserve">inverse</w:t>
      </w:r>
      <w:r w:rsidDel="00000000" w:rsidR="00000000" w:rsidRPr="00000000">
        <w:rPr>
          <w:rtl w:val="0"/>
        </w:rPr>
        <w:t xml:space="preserve">”, la qual ha de sobreescriure els “fields” dels quals depèn el “computed” perquè el càlcul siga el que introdueix l'usuari</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1">
      <w:pPr>
        <w:pStyle w:val="Heading2"/>
        <w:numPr>
          <w:ilvl w:val="1"/>
          <w:numId w:val="19"/>
        </w:numPr>
        <w:rPr>
          <w:u w:val="none"/>
        </w:rPr>
      </w:pPr>
      <w:bookmarkStart w:colFirst="0" w:colLast="0" w:name="_5t5bn1iksvuz" w:id="10"/>
      <w:bookmarkEnd w:id="10"/>
      <w:r w:rsidDel="00000000" w:rsidR="00000000" w:rsidRPr="00000000">
        <w:rPr>
          <w:rtl w:val="0"/>
        </w:rPr>
        <w:t xml:space="preserve">Valors per defecte</w:t>
      </w:r>
    </w:p>
    <w:p w:rsidR="00000000" w:rsidDel="00000000" w:rsidP="00000000" w:rsidRDefault="00000000" w:rsidRPr="00000000" w14:paraId="00000112">
      <w:pPr>
        <w:rPr/>
      </w:pPr>
      <w:r w:rsidDel="00000000" w:rsidR="00000000" w:rsidRPr="00000000">
        <w:rPr>
          <w:rtl w:val="0"/>
        </w:rPr>
        <w:t xml:space="preserve">En moltes ocasions, per a facilitar el treball als usuaris, alguns “fields” poden tenir un valor per defecte. Aquest valor per defecte pot ser sempre el mateix o ser computat en el moment en què s'inicia el formulari. A diferència dels “fields computed”, es permet per defecte que l'usuari el modifique i no depèn del que l'usuari va introduint en altres “fields”.</w:t>
      </w: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Perquè un “field” tinga el valor per defecte, cal posar en el seu constructor l'argument “default=”. En cas de ser un valor estàtic, només cal posar el valor. En cas de ser un valor per defecte calculat, es pot posar la funció que el calcula.</w:t>
      </w:r>
    </w:p>
    <w:tbl>
      <w:tblPr>
        <w:tblStyle w:val="Table1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333333"/>
                <w:sz w:val="20"/>
                <w:szCs w:val="20"/>
                <w:shd w:fill="f8f8f8" w:val="clear"/>
                <w:rtl w:val="0"/>
              </w:rPr>
              <w:t xml:space="preserve">name = fields.Char(default=</w:t>
            </w:r>
            <w:r w:rsidDel="00000000" w:rsidR="00000000" w:rsidRPr="00000000">
              <w:rPr>
                <w:rFonts w:ascii="Consolas" w:cs="Consolas" w:eastAsia="Consolas" w:hAnsi="Consolas"/>
                <w:color w:val="dd1144"/>
                <w:sz w:val="20"/>
                <w:szCs w:val="20"/>
                <w:shd w:fill="f8f8f8" w:val="clear"/>
                <w:rtl w:val="0"/>
              </w:rPr>
              <w:t xml:space="preserve">"Unknown"</w:t>
            </w:r>
            <w:r w:rsidDel="00000000" w:rsidR="00000000" w:rsidRPr="00000000">
              <w:rPr>
                <w:rFonts w:ascii="Consolas" w:cs="Consolas" w:eastAsia="Consolas" w:hAnsi="Consolas"/>
                <w:color w:val="333333"/>
                <w:sz w:val="20"/>
                <w:szCs w:val="20"/>
                <w:shd w:fill="f8f8f8" w:val="clear"/>
                <w:rtl w:val="0"/>
              </w:rPr>
              <w:t xml:space="preserve">)</w:t>
              <w:br w:type="textWrapping"/>
              <w:t xml:space="preserve">user_id = fields.Many2one(</w:t>
            </w:r>
            <w:r w:rsidDel="00000000" w:rsidR="00000000" w:rsidRPr="00000000">
              <w:rPr>
                <w:rFonts w:ascii="Consolas" w:cs="Consolas" w:eastAsia="Consolas" w:hAnsi="Consolas"/>
                <w:color w:val="dd1144"/>
                <w:sz w:val="20"/>
                <w:szCs w:val="20"/>
                <w:shd w:fill="f8f8f8" w:val="clear"/>
                <w:rtl w:val="0"/>
              </w:rPr>
              <w:t xml:space="preserve">'res.users'</w:t>
            </w:r>
            <w:r w:rsidDel="00000000" w:rsidR="00000000" w:rsidRPr="00000000">
              <w:rPr>
                <w:rFonts w:ascii="Consolas" w:cs="Consolas" w:eastAsia="Consolas" w:hAnsi="Consolas"/>
                <w:color w:val="333333"/>
                <w:sz w:val="20"/>
                <w:szCs w:val="20"/>
                <w:shd w:fill="f8f8f8" w:val="clear"/>
                <w:rtl w:val="0"/>
              </w:rPr>
              <w:t xml:space="preserve">, default=</w:t>
            </w:r>
            <w:r w:rsidDel="00000000" w:rsidR="00000000" w:rsidRPr="00000000">
              <w:rPr>
                <w:rFonts w:ascii="Consolas" w:cs="Consolas" w:eastAsia="Consolas" w:hAnsi="Consolas"/>
                <w:b w:val="1"/>
                <w:color w:val="333333"/>
                <w:sz w:val="20"/>
                <w:szCs w:val="20"/>
                <w:shd w:fill="f8f8f8" w:val="clear"/>
                <w:rtl w:val="0"/>
              </w:rPr>
              <w:t xml:space="preserve">lambda</w:t>
            </w:r>
            <w:r w:rsidDel="00000000" w:rsidR="00000000" w:rsidRPr="00000000">
              <w:rPr>
                <w:rFonts w:ascii="Consolas" w:cs="Consolas" w:eastAsia="Consolas" w:hAnsi="Consolas"/>
                <w:color w:val="333333"/>
                <w:sz w:val="20"/>
                <w:szCs w:val="20"/>
                <w:shd w:fill="f8f8f8" w:val="clear"/>
                <w:rtl w:val="0"/>
              </w:rPr>
              <w:t xml:space="preserve"> self: self.env.user)</w:t>
              <w:br w:type="textWrapping"/>
              <w:t xml:space="preserve">start_date = fields.Date(default=</w:t>
            </w:r>
            <w:r w:rsidDel="00000000" w:rsidR="00000000" w:rsidRPr="00000000">
              <w:rPr>
                <w:rFonts w:ascii="Consolas" w:cs="Consolas" w:eastAsia="Consolas" w:hAnsi="Consolas"/>
                <w:b w:val="1"/>
                <w:color w:val="333333"/>
                <w:sz w:val="20"/>
                <w:szCs w:val="20"/>
                <w:shd w:fill="f8f8f8" w:val="clear"/>
                <w:rtl w:val="0"/>
              </w:rPr>
              <w:t xml:space="preserve">lambda</w:t>
            </w:r>
            <w:r w:rsidDel="00000000" w:rsidR="00000000" w:rsidRPr="00000000">
              <w:rPr>
                <w:rFonts w:ascii="Consolas" w:cs="Consolas" w:eastAsia="Consolas" w:hAnsi="Consolas"/>
                <w:color w:val="333333"/>
                <w:sz w:val="20"/>
                <w:szCs w:val="20"/>
                <w:shd w:fill="f8f8f8" w:val="clear"/>
                <w:rtl w:val="0"/>
              </w:rPr>
              <w:t xml:space="preserve"> self: fields.Date.today())</w:t>
              <w:br w:type="textWrapping"/>
              <w:t xml:space="preserve">active = fields.Boolean(default=</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w:t>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compute_default_value</w:t>
            </w:r>
            <w:r w:rsidDel="00000000" w:rsidR="00000000" w:rsidRPr="00000000">
              <w:rPr>
                <w:rFonts w:ascii="Consolas" w:cs="Consolas" w:eastAsia="Consolas" w:hAnsi="Consolas"/>
                <w:color w:val="333333"/>
                <w:sz w:val="20"/>
                <w:szCs w:val="20"/>
                <w:shd w:fill="f8f8f8" w:val="clear"/>
                <w:rtl w:val="0"/>
              </w:rPr>
              <w:t xml:space="preserve">(self):</w:t>
              <w:br w:type="textWrapping"/>
              <w:tab/>
            </w:r>
            <w:r w:rsidDel="00000000" w:rsidR="00000000" w:rsidRPr="00000000">
              <w:rPr>
                <w:rFonts w:ascii="Consolas" w:cs="Consolas" w:eastAsia="Consolas" w:hAnsi="Consolas"/>
                <w:b w:val="1"/>
                <w:color w:val="333333"/>
                <w:sz w:val="20"/>
                <w:szCs w:val="20"/>
                <w:shd w:fill="f8f8f8" w:val="clear"/>
                <w:rtl w:val="0"/>
              </w:rPr>
              <w:t xml:space="preserve">return</w:t>
            </w:r>
            <w:r w:rsidDel="00000000" w:rsidR="00000000" w:rsidRPr="00000000">
              <w:rPr>
                <w:rFonts w:ascii="Consolas" w:cs="Consolas" w:eastAsia="Consolas" w:hAnsi="Consolas"/>
                <w:color w:val="333333"/>
                <w:sz w:val="20"/>
                <w:szCs w:val="20"/>
                <w:shd w:fill="f8f8f8" w:val="clear"/>
                <w:rtl w:val="0"/>
              </w:rPr>
              <w:t xml:space="preserve"> self.get_value()</w:t>
              <w:br w:type="textWrapping"/>
              <w:t xml:space="preserve">a_field = fields.Char(default=compute_default_value)</w:t>
            </w:r>
            <w:r w:rsidDel="00000000" w:rsidR="00000000" w:rsidRPr="00000000">
              <w:rPr>
                <w:rtl w:val="0"/>
              </w:rPr>
            </w:r>
          </w:p>
        </w:tc>
      </w:tr>
    </w:tbl>
    <w:p w:rsidR="00000000" w:rsidDel="00000000" w:rsidP="00000000" w:rsidRDefault="00000000" w:rsidRPr="00000000" w14:paraId="00000115">
      <w:pPr>
        <w:rPr/>
      </w:pPr>
      <w:r w:rsidDel="00000000" w:rsidR="00000000" w:rsidRPr="00000000">
        <w:rPr>
          <w:rtl w:val="0"/>
        </w:rPr>
        <w:t xml:space="preserve">A continuació expliquem l’exemple anterior:</w:t>
      </w:r>
      <w:r w:rsidDel="00000000" w:rsidR="00000000" w:rsidRPr="00000000">
        <w:rPr>
          <w:rtl w:val="0"/>
        </w:rPr>
      </w:r>
    </w:p>
    <w:p w:rsidR="00000000" w:rsidDel="00000000" w:rsidP="00000000" w:rsidRDefault="00000000" w:rsidRPr="00000000" w14:paraId="00000116">
      <w:pPr>
        <w:numPr>
          <w:ilvl w:val="0"/>
          <w:numId w:val="26"/>
        </w:numPr>
        <w:spacing w:after="0" w:afterAutospacing="0"/>
        <w:ind w:left="720" w:hanging="360"/>
        <w:rPr>
          <w:u w:val="none"/>
        </w:rPr>
      </w:pPr>
      <w:r w:rsidDel="00000000" w:rsidR="00000000" w:rsidRPr="00000000">
        <w:rPr>
          <w:rtl w:val="0"/>
        </w:rPr>
        <w:t xml:space="preserve">En la primera línia es veu la manera més fàcil d'assignar un valor per defecte, una simple cadena de caràcters per al “field Char”.</w:t>
      </w:r>
    </w:p>
    <w:p w:rsidR="00000000" w:rsidDel="00000000" w:rsidP="00000000" w:rsidRDefault="00000000" w:rsidRPr="00000000" w14:paraId="00000117">
      <w:pPr>
        <w:numPr>
          <w:ilvl w:val="0"/>
          <w:numId w:val="26"/>
        </w:numPr>
        <w:spacing w:after="0" w:afterAutospacing="0" w:before="0" w:beforeAutospacing="0"/>
        <w:ind w:left="720" w:hanging="360"/>
        <w:rPr>
          <w:u w:val="none"/>
        </w:rPr>
      </w:pPr>
      <w:r w:rsidDel="00000000" w:rsidR="00000000" w:rsidRPr="00000000">
        <w:rPr>
          <w:rtl w:val="0"/>
        </w:rPr>
        <w:t xml:space="preserve">En la segona línia s'usa una funció “lambda” que obté l'usuari.</w:t>
      </w:r>
    </w:p>
    <w:p w:rsidR="00000000" w:rsidDel="00000000" w:rsidP="00000000" w:rsidRDefault="00000000" w:rsidRPr="00000000" w14:paraId="00000118">
      <w:pPr>
        <w:numPr>
          <w:ilvl w:val="0"/>
          <w:numId w:val="26"/>
        </w:numPr>
        <w:spacing w:after="0" w:afterAutospacing="0" w:before="0" w:beforeAutospacing="0"/>
        <w:ind w:left="720" w:hanging="360"/>
        <w:rPr>
          <w:u w:val="none"/>
        </w:rPr>
      </w:pPr>
      <w:r w:rsidDel="00000000" w:rsidR="00000000" w:rsidRPr="00000000">
        <w:rPr>
          <w:rtl w:val="0"/>
        </w:rPr>
        <w:t xml:space="preserve">En la tercera una que obté la data.</w:t>
      </w:r>
    </w:p>
    <w:p w:rsidR="00000000" w:rsidDel="00000000" w:rsidP="00000000" w:rsidRDefault="00000000" w:rsidRPr="00000000" w14:paraId="00000119">
      <w:pPr>
        <w:numPr>
          <w:ilvl w:val="0"/>
          <w:numId w:val="26"/>
        </w:numPr>
        <w:spacing w:after="0" w:afterAutospacing="0" w:before="0" w:beforeAutospacing="0"/>
        <w:ind w:left="720" w:hanging="360"/>
        <w:rPr>
          <w:u w:val="none"/>
        </w:rPr>
      </w:pPr>
      <w:r w:rsidDel="00000000" w:rsidR="00000000" w:rsidRPr="00000000">
        <w:rPr>
          <w:rtl w:val="0"/>
        </w:rPr>
        <w:t xml:space="preserve">En la quarta va un “default” simple que assigna un valor booleà.</w:t>
      </w:r>
    </w:p>
    <w:p w:rsidR="00000000" w:rsidDel="00000000" w:rsidP="00000000" w:rsidRDefault="00000000" w:rsidRPr="00000000" w14:paraId="0000011A">
      <w:pPr>
        <w:numPr>
          <w:ilvl w:val="0"/>
          <w:numId w:val="26"/>
        </w:numPr>
        <w:spacing w:before="0" w:beforeAutospacing="0"/>
        <w:ind w:left="720" w:hanging="360"/>
        <w:rPr>
          <w:u w:val="none"/>
        </w:rPr>
      </w:pPr>
      <w:r w:rsidDel="00000000" w:rsidR="00000000" w:rsidRPr="00000000">
        <w:rPr>
          <w:rtl w:val="0"/>
        </w:rPr>
        <w:t xml:space="preserve">Finalment, tenim una funció que després és referenciada en el “default” de l'últim “field”.</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Recordem que les funciones “lambda” són funcions anònimes definides en el lloc on s'invocaran. No poden tenir més d'una línia.</w:t>
      </w:r>
    </w:p>
    <w:p w:rsidR="00000000" w:rsidDel="00000000" w:rsidP="00000000" w:rsidRDefault="00000000" w:rsidRPr="00000000" w14:paraId="0000011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Atenció:</w:t>
      </w:r>
      <w:r w:rsidDel="00000000" w:rsidR="00000000" w:rsidRPr="00000000">
        <w:rPr>
          <w:rtl w:val="0"/>
        </w:rPr>
        <w:t xml:space="preserve"> no és funció d'aquestes anotacions explicar com es programa en Python. Si no les coneixies, és molt recomanable que cerques per internet i amplies informació sobre les funcions “lambda”. Al llarg d'aquestes anotacions les tornarem a fer servir i podràs veure més exemples.</w:t>
      </w:r>
    </w:p>
    <w:p w:rsidR="00000000" w:rsidDel="00000000" w:rsidP="00000000" w:rsidRDefault="00000000" w:rsidRPr="00000000" w14:paraId="0000011E">
      <w:pPr>
        <w:rPr/>
      </w:pPr>
      <w:r w:rsidDel="00000000" w:rsidR="00000000" w:rsidRPr="00000000">
        <w:rPr>
          <w:rtl w:val="0"/>
        </w:rPr>
        <w:t xml:space="preserve">La segona cosa que hi ha és la definició de la funció abans de ser invocada. Python és un llenguatge interpretat i no pot invocar funcions que no s'han definit prèviament de ser invocades. En el cas dels “fields computed”, això no té importància perquè s'invoquen quan l'usuari necessita veure el “field”. Però els “defaults” s'executen quan es reinicia el servidor Odoo i interpreta tots els fitxers Python.</w:t>
      </w: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Aquest efecte es pot veure de manera clara en la funció lambda que calcula l'hora. Si en comptes del que hi ha en l'exemple, posàrem directament la funció “</w:t>
      </w:r>
      <w:r w:rsidDel="00000000" w:rsidR="00000000" w:rsidRPr="00000000">
        <w:rPr>
          <w:b w:val="1"/>
          <w:rtl w:val="0"/>
        </w:rPr>
        <w:t xml:space="preserve">fields.Date.today()”</w:t>
      </w:r>
      <w:r w:rsidDel="00000000" w:rsidR="00000000" w:rsidRPr="00000000">
        <w:rPr>
          <w:rtl w:val="0"/>
        </w:rPr>
        <w:t xml:space="preserve">, posaria la data de reinici del servidor i no la data de creació del registre. En canvi, en referenciar a una funció “lambda”, aquesta s'executa cada vegada que el programa entra en aqueixa referència. Igual que en referenciar a una funció normal amb nom.</w:t>
      </w:r>
    </w:p>
    <w:p w:rsidR="00000000" w:rsidDel="00000000" w:rsidP="00000000" w:rsidRDefault="00000000" w:rsidRPr="00000000" w14:paraId="00000120">
      <w:pPr>
        <w:pageBreakBefore w:val="0"/>
        <w:rPr/>
      </w:pPr>
      <w:r w:rsidDel="00000000" w:rsidR="00000000" w:rsidRPr="00000000">
        <w:rPr>
          <w:rtl w:val="0"/>
        </w:rPr>
      </w:r>
    </w:p>
    <w:p w:rsidR="00000000" w:rsidDel="00000000" w:rsidP="00000000" w:rsidRDefault="00000000" w:rsidRPr="00000000" w14:paraId="0000012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w:t>
      </w:r>
      <w:r w:rsidDel="00000000" w:rsidR="00000000" w:rsidRPr="00000000">
        <w:rPr>
          <w:rtl w:val="0"/>
        </w:rPr>
        <w:t xml:space="preserve">: no hi ha millor manera d'aprendre que provar les coses. Recomanem crear un model nou amb valors per defecte i provar de posar la data només amb la funció de data i després dins de la funció lambda i comprovar el que passa.</w:t>
      </w:r>
    </w:p>
    <w:p w:rsidR="00000000" w:rsidDel="00000000" w:rsidP="00000000" w:rsidRDefault="00000000" w:rsidRPr="00000000" w14:paraId="00000122">
      <w:pPr>
        <w:pStyle w:val="Heading2"/>
        <w:numPr>
          <w:ilvl w:val="1"/>
          <w:numId w:val="19"/>
        </w:numPr>
        <w:rPr>
          <w:u w:val="none"/>
        </w:rPr>
      </w:pPr>
      <w:bookmarkStart w:colFirst="0" w:colLast="0" w:name="_ulw8dcvf1tpn" w:id="11"/>
      <w:bookmarkEnd w:id="11"/>
      <w:r w:rsidDel="00000000" w:rsidR="00000000" w:rsidRPr="00000000">
        <w:rPr>
          <w:rtl w:val="0"/>
        </w:rPr>
        <w:t xml:space="preserve">Restriccions (constraints)</w:t>
      </w:r>
    </w:p>
    <w:p w:rsidR="00000000" w:rsidDel="00000000" w:rsidP="00000000" w:rsidRDefault="00000000" w:rsidRPr="00000000" w14:paraId="00000123">
      <w:pPr>
        <w:rPr/>
      </w:pPr>
      <w:r w:rsidDel="00000000" w:rsidR="00000000" w:rsidRPr="00000000">
        <w:rPr>
          <w:rtl w:val="0"/>
        </w:rPr>
        <w:t xml:space="preserve">No en tots els “fields” els usuaris poden posar de tot. Per exemple, podem necessitar limitar el preu d'un producte en funció d'uns límits preestablits. Si l'usuari crea un nou producte i es passa en posar el preu, no ha de deixar-li guardar. Les restriccions s'aconsegueixen amb un decorador anomenat “</w:t>
      </w:r>
      <w:r w:rsidDel="00000000" w:rsidR="00000000" w:rsidRPr="00000000">
        <w:rPr>
          <w:b w:val="1"/>
          <w:rtl w:val="0"/>
        </w:rPr>
        <w:t xml:space="preserve">@api.constraint()</w:t>
      </w:r>
      <w:r w:rsidDel="00000000" w:rsidR="00000000" w:rsidRPr="00000000">
        <w:rPr>
          <w:rtl w:val="0"/>
        </w:rPr>
        <w:t xml:space="preserve">” el qual executarà una funció que revisarà si l'usuari ha introduït correctament les dades. Vegem un exemple:</w:t>
      </w:r>
      <w:r w:rsidDel="00000000" w:rsidR="00000000" w:rsidRPr="00000000">
        <w:rPr>
          <w:rtl w:val="0"/>
        </w:rPr>
      </w:r>
    </w:p>
    <w:tbl>
      <w:tblPr>
        <w:tblStyle w:val="Table1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20"/>
                <w:szCs w:val="20"/>
              </w:rPr>
            </w:pP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odoo.exceptions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ValidationError</w:t>
              <w:br w:type="textWrapping"/>
              <w:t xml:space="preserve">...</w:t>
              <w:br w:type="textWrapping"/>
            </w:r>
            <w:r w:rsidDel="00000000" w:rsidR="00000000" w:rsidRPr="00000000">
              <w:rPr>
                <w:rFonts w:ascii="Consolas" w:cs="Consolas" w:eastAsia="Consolas" w:hAnsi="Consolas"/>
                <w:b w:val="1"/>
                <w:color w:val="999999"/>
                <w:sz w:val="20"/>
                <w:szCs w:val="20"/>
                <w:shd w:fill="f8f8f8" w:val="clear"/>
                <w:rtl w:val="0"/>
              </w:rPr>
              <w:t xml:space="preserve">@api.constrains('age')</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_check_age</w:t>
            </w:r>
            <w:r w:rsidDel="00000000" w:rsidR="00000000" w:rsidRPr="00000000">
              <w:rPr>
                <w:rFonts w:ascii="Consolas" w:cs="Consolas" w:eastAsia="Consolas" w:hAnsi="Consolas"/>
                <w:color w:val="333333"/>
                <w:sz w:val="20"/>
                <w:szCs w:val="20"/>
                <w:shd w:fill="f8f8f8" w:val="clear"/>
                <w:rtl w:val="0"/>
              </w:rPr>
              <w:t xml:space="preserve">(self): </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for</w:t>
            </w:r>
            <w:r w:rsidDel="00000000" w:rsidR="00000000" w:rsidRPr="00000000">
              <w:rPr>
                <w:rFonts w:ascii="Consolas" w:cs="Consolas" w:eastAsia="Consolas" w:hAnsi="Consolas"/>
                <w:color w:val="333333"/>
                <w:sz w:val="20"/>
                <w:szCs w:val="20"/>
                <w:shd w:fill="f8f8f8" w:val="clear"/>
                <w:rtl w:val="0"/>
              </w:rPr>
              <w:t xml:space="preserve"> record </w:t>
            </w:r>
            <w:r w:rsidDel="00000000" w:rsidR="00000000" w:rsidRPr="00000000">
              <w:rPr>
                <w:rFonts w:ascii="Consolas" w:cs="Consolas" w:eastAsia="Consolas" w:hAnsi="Consolas"/>
                <w:b w:val="1"/>
                <w:color w:val="333333"/>
                <w:sz w:val="20"/>
                <w:szCs w:val="20"/>
                <w:shd w:fill="f8f8f8" w:val="clear"/>
                <w:rtl w:val="0"/>
              </w:rPr>
              <w:t xml:space="preserve">in</w:t>
            </w:r>
            <w:r w:rsidDel="00000000" w:rsidR="00000000" w:rsidRPr="00000000">
              <w:rPr>
                <w:rFonts w:ascii="Consolas" w:cs="Consolas" w:eastAsia="Consolas" w:hAnsi="Consolas"/>
                <w:color w:val="333333"/>
                <w:sz w:val="20"/>
                <w:szCs w:val="20"/>
                <w:shd w:fill="f8f8f8" w:val="clear"/>
                <w:rtl w:val="0"/>
              </w:rPr>
              <w:t xml:space="preserve"> self:</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if</w:t>
            </w:r>
            <w:r w:rsidDel="00000000" w:rsidR="00000000" w:rsidRPr="00000000">
              <w:rPr>
                <w:rFonts w:ascii="Consolas" w:cs="Consolas" w:eastAsia="Consolas" w:hAnsi="Consolas"/>
                <w:color w:val="333333"/>
                <w:sz w:val="20"/>
                <w:szCs w:val="20"/>
                <w:shd w:fill="f8f8f8" w:val="clear"/>
                <w:rtl w:val="0"/>
              </w:rPr>
              <w:t xml:space="preserve"> record.age &gt; </w:t>
            </w:r>
            <w:r w:rsidDel="00000000" w:rsidR="00000000" w:rsidRPr="00000000">
              <w:rPr>
                <w:rFonts w:ascii="Consolas" w:cs="Consolas" w:eastAsia="Consolas" w:hAnsi="Consolas"/>
                <w:color w:val="008080"/>
                <w:sz w:val="20"/>
                <w:szCs w:val="20"/>
                <w:shd w:fill="f8f8f8" w:val="clear"/>
                <w:rtl w:val="0"/>
              </w:rPr>
              <w:t xml:space="preserve">20</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raise</w:t>
            </w:r>
            <w:r w:rsidDel="00000000" w:rsidR="00000000" w:rsidRPr="00000000">
              <w:rPr>
                <w:rFonts w:ascii="Consolas" w:cs="Consolas" w:eastAsia="Consolas" w:hAnsi="Consolas"/>
                <w:color w:val="333333"/>
                <w:sz w:val="20"/>
                <w:szCs w:val="20"/>
                <w:shd w:fill="f8f8f8" w:val="clear"/>
                <w:rtl w:val="0"/>
              </w:rPr>
              <w:t xml:space="preserve"> ValidationError(</w:t>
            </w:r>
            <w:r w:rsidDel="00000000" w:rsidR="00000000" w:rsidRPr="00000000">
              <w:rPr>
                <w:rFonts w:ascii="Consolas" w:cs="Consolas" w:eastAsia="Consolas" w:hAnsi="Consolas"/>
                <w:color w:val="dd1144"/>
                <w:sz w:val="20"/>
                <w:szCs w:val="20"/>
                <w:shd w:fill="f8f8f8" w:val="clear"/>
                <w:rtl w:val="0"/>
              </w:rPr>
              <w:t xml:space="preserve">"Your record is too old: %s"</w:t>
            </w:r>
            <w:r w:rsidDel="00000000" w:rsidR="00000000" w:rsidRPr="00000000">
              <w:rPr>
                <w:rFonts w:ascii="Consolas" w:cs="Consolas" w:eastAsia="Consolas" w:hAnsi="Consolas"/>
                <w:color w:val="333333"/>
                <w:sz w:val="20"/>
                <w:szCs w:val="20"/>
                <w:shd w:fill="f8f8f8" w:val="clear"/>
                <w:rtl w:val="0"/>
              </w:rPr>
              <w:t xml:space="preserve"> % record.age)</w:t>
            </w:r>
            <w:r w:rsidDel="00000000" w:rsidR="00000000" w:rsidRPr="00000000">
              <w:rPr>
                <w:rtl w:val="0"/>
              </w:rPr>
            </w:r>
          </w:p>
        </w:tc>
      </w:tr>
    </w:tbl>
    <w:p w:rsidR="00000000" w:rsidDel="00000000" w:rsidP="00000000" w:rsidRDefault="00000000" w:rsidRPr="00000000" w14:paraId="00000125">
      <w:pPr>
        <w:rPr/>
      </w:pPr>
      <w:r w:rsidDel="00000000" w:rsidR="00000000" w:rsidRPr="00000000">
        <w:rPr>
          <w:rtl w:val="0"/>
        </w:rPr>
        <w:t xml:space="preserve">Es</w:t>
      </w:r>
      <w:r w:rsidDel="00000000" w:rsidR="00000000" w:rsidRPr="00000000">
        <w:rPr>
          <w:rtl w:val="0"/>
        </w:rPr>
        <w:t xml:space="preserve"> suposa que hi ha un “field” anomenat “age”. Quan és modificat i s'intenta guardar es diu a la funció que té el decorador. Aquesta recorre el “recordset” (recordem que és important posar sempre el “for record in self”). Per a cada “singleton” compara l'edat i si alguna és major de 20, llança un error de validació. Aquest llançament impedeix que es guarde en la base de dades i avisa a l'usuari del seu error.</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A vegades és més còmode posar una restricció SQL que fer l'algorisme que el comprova. A més de més eficient en termes de computació. Per a això podem usar una “</w:t>
      </w:r>
      <w:r w:rsidDel="00000000" w:rsidR="00000000" w:rsidRPr="00000000">
        <w:rPr>
          <w:b w:val="1"/>
          <w:rtl w:val="0"/>
        </w:rPr>
        <w:t xml:space="preserve">_sql_constraints”</w:t>
      </w:r>
      <w:r w:rsidDel="00000000" w:rsidR="00000000" w:rsidRPr="00000000">
        <w:rPr>
          <w:rtl w:val="0"/>
        </w:rPr>
        <w:t xml:space="preserve">:</w:t>
      </w:r>
    </w:p>
    <w:tbl>
      <w:tblPr>
        <w:tblStyle w:val="Table1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20"/>
                <w:szCs w:val="20"/>
              </w:rPr>
            </w:pPr>
            <w:r w:rsidDel="00000000" w:rsidR="00000000" w:rsidRPr="00000000">
              <w:rPr>
                <w:rFonts w:ascii="Consolas" w:cs="Consolas" w:eastAsia="Consolas" w:hAnsi="Consolas"/>
                <w:color w:val="333333"/>
                <w:sz w:val="20"/>
                <w:szCs w:val="20"/>
                <w:shd w:fill="f8f8f8" w:val="clear"/>
                <w:rtl w:val="0"/>
              </w:rPr>
              <w:t xml:space="preserve">_sql_constraints = [</w:t>
              <w:br w:type="textWrapping"/>
              <w:t xml:space="preserve">(</w:t>
            </w:r>
            <w:r w:rsidDel="00000000" w:rsidR="00000000" w:rsidRPr="00000000">
              <w:rPr>
                <w:rFonts w:ascii="Consolas" w:cs="Consolas" w:eastAsia="Consolas" w:hAnsi="Consolas"/>
                <w:color w:val="dd1144"/>
                <w:sz w:val="20"/>
                <w:szCs w:val="20"/>
                <w:shd w:fill="f8f8f8" w:val="clear"/>
                <w:rtl w:val="0"/>
              </w:rPr>
              <w:t xml:space="preserve">'name_uniq'</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'unique(name)'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'Custom Warning Message'</w:t>
            </w:r>
            <w:r w:rsidDel="00000000" w:rsidR="00000000" w:rsidRPr="00000000">
              <w:rPr>
                <w:rFonts w:ascii="Consolas" w:cs="Consolas" w:eastAsia="Consolas" w:hAnsi="Consolas"/>
                <w:color w:val="333333"/>
                <w:sz w:val="20"/>
                <w:szCs w:val="20"/>
                <w:shd w:fill="f8f8f8" w:val="clear"/>
                <w:rtl w:val="0"/>
              </w:rPr>
              <w:t xml:space="preserve">),</w:t>
              <w:br w:type="textWrapping"/>
              <w:t xml:space="preserve">(</w:t>
            </w:r>
            <w:r w:rsidDel="00000000" w:rsidR="00000000" w:rsidRPr="00000000">
              <w:rPr>
                <w:rFonts w:ascii="Consolas" w:cs="Consolas" w:eastAsia="Consolas" w:hAnsi="Consolas"/>
                <w:color w:val="dd1144"/>
                <w:sz w:val="20"/>
                <w:szCs w:val="20"/>
                <w:shd w:fill="f8f8f8" w:val="clear"/>
                <w:rtl w:val="0"/>
              </w:rPr>
              <w:t xml:space="preserve">'contact_uniq'</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'unique(contact)'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'Custom Warning Message'</w:t>
            </w:r>
            <w:r w:rsidDel="00000000" w:rsidR="00000000" w:rsidRPr="00000000">
              <w:rPr>
                <w:rFonts w:ascii="Consolas" w:cs="Consolas" w:eastAsia="Consolas" w:hAnsi="Consolas"/>
                <w:color w:val="333333"/>
                <w:sz w:val="20"/>
                <w:szCs w:val="20"/>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2B">
      <w:pPr>
        <w:rPr/>
      </w:pPr>
      <w:r w:rsidDel="00000000" w:rsidR="00000000" w:rsidRPr="00000000">
        <w:rPr>
          <w:rtl w:val="0"/>
        </w:rPr>
        <w:t xml:space="preserve">Les “SQL contraints” són una llista de tuples en les quals està el nom de la restricció, la restricció SQL i el missatge en cas d’errada.</w:t>
      </w:r>
      <w:r w:rsidDel="00000000" w:rsidR="00000000" w:rsidRPr="00000000">
        <w:rPr>
          <w:rtl w:val="0"/>
        </w:rPr>
      </w:r>
    </w:p>
    <w:p w:rsidR="00000000" w:rsidDel="00000000" w:rsidP="00000000" w:rsidRDefault="00000000" w:rsidRPr="00000000" w14:paraId="0000012C">
      <w:pPr>
        <w:pageBreakBefore w:val="0"/>
        <w:ind w:left="0" w:firstLine="0"/>
        <w:rPr/>
      </w:pPr>
      <w:r w:rsidDel="00000000" w:rsidR="00000000" w:rsidRPr="00000000">
        <w:rPr>
          <w:rtl w:val="0"/>
        </w:rPr>
      </w:r>
    </w:p>
    <w:p w:rsidR="00000000" w:rsidDel="00000000" w:rsidP="00000000" w:rsidRDefault="00000000" w:rsidRPr="00000000" w14:paraId="0000012D">
      <w:pPr>
        <w:pStyle w:val="Heading1"/>
        <w:numPr>
          <w:ilvl w:val="0"/>
          <w:numId w:val="19"/>
        </w:numPr>
        <w:ind w:left="432"/>
        <w:rPr>
          <w:smallCaps w:val="1"/>
          <w:color w:val="669966"/>
          <w:sz w:val="28"/>
          <w:szCs w:val="28"/>
        </w:rPr>
      </w:pPr>
      <w:bookmarkStart w:colFirst="0" w:colLast="0" w:name="_hv67r5i8zd0m" w:id="12"/>
      <w:bookmarkEnd w:id="12"/>
      <w:r w:rsidDel="00000000" w:rsidR="00000000" w:rsidRPr="00000000">
        <w:rPr>
          <w:rtl w:val="0"/>
        </w:rPr>
        <w:t xml:space="preserve">Vista</w:t>
      </w:r>
    </w:p>
    <w:p w:rsidR="00000000" w:rsidDel="00000000" w:rsidP="00000000" w:rsidRDefault="00000000" w:rsidRPr="00000000" w14:paraId="0000012E">
      <w:pPr>
        <w:rPr/>
      </w:pPr>
      <w:r w:rsidDel="00000000" w:rsidR="00000000" w:rsidRPr="00000000">
        <w:rPr>
          <w:rtl w:val="0"/>
        </w:rPr>
        <w:t xml:space="preserve">L'esquema Model-Vista-Controlador que segueix Odoo, la vista s'encarrega de tot el que té a veure amb la interacció amb l'usuari. En Odoo, la vista és un programa complet de client en Javascript que es comunica amb el servidor amb missatges breus. La vista té tres parts molt diferents: El “backend”, la web i el TPV. </w:t>
      </w:r>
      <w:r w:rsidDel="00000000" w:rsidR="00000000" w:rsidRPr="00000000">
        <w:rPr>
          <w:b w:val="1"/>
          <w:u w:val="single"/>
          <w:rtl w:val="0"/>
        </w:rPr>
        <w:t xml:space="preserve">Nosaltres ens centrarem en la vista del “backend”.</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1210155</wp:posOffset>
            </wp:positionH>
            <wp:positionV relativeFrom="paragraph">
              <wp:posOffset>133350</wp:posOffset>
            </wp:positionV>
            <wp:extent cx="3769043" cy="1645163"/>
            <wp:effectExtent b="0" l="0" r="0" t="0"/>
            <wp:wrapTopAndBottom distB="114300" distT="11430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769043" cy="1645163"/>
                    </a:xfrm>
                    <a:prstGeom prst="rect"/>
                    <a:ln/>
                  </pic:spPr>
                </pic:pic>
              </a:graphicData>
            </a:graphic>
          </wp:anchor>
        </w:drawing>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En la primera connexió amb el navegador web, el servidor Odoo li proporciona un HTML mínim, una SPA (Single Page Application) en Javascript i un CSS. Això és un client web del servidor, és el que es considera la vista. Però tampoc carrega la vista completa, ja que podria ser immensa. Cada vegada que els menús o botons de la vista requereixen carregar la visualització d'unes dades, demanen al servidor un XML que definisca com es veuran aqueixes dades i un JSON amb les dades. Llavors la vista renderitza les dades segons l'esquema de l’XML i els estils definits en el client. Aquesta visualització es fa amb uns elements anomenats Ginys, que són combinacions de CSS, HTML i Javascript que defineixen l'aspecte i comportament d'una mena de dades en una vista en concret. Tot això és el que veurem amb detall en aquest apartat.</w:t>
      </w:r>
    </w:p>
    <w:p w:rsidR="00000000" w:rsidDel="00000000" w:rsidP="00000000" w:rsidRDefault="00000000" w:rsidRPr="00000000" w14:paraId="00000131">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438630</wp:posOffset>
            </wp:positionH>
            <wp:positionV relativeFrom="paragraph">
              <wp:posOffset>200025</wp:posOffset>
            </wp:positionV>
            <wp:extent cx="5314950" cy="4838700"/>
            <wp:effectExtent b="0" l="0" r="0" t="0"/>
            <wp:wrapTopAndBottom distB="114300" distT="114300"/>
            <wp:docPr id="1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314950" cy="4838700"/>
                    </a:xfrm>
                    <a:prstGeom prst="rect"/>
                    <a:ln/>
                  </pic:spPr>
                </pic:pic>
              </a:graphicData>
            </a:graphic>
          </wp:anchor>
        </w:drawing>
      </w:r>
    </w:p>
    <w:p w:rsidR="00000000" w:rsidDel="00000000" w:rsidP="00000000" w:rsidRDefault="00000000" w:rsidRPr="00000000" w14:paraId="00000132">
      <w:pPr>
        <w:rPr/>
      </w:pPr>
      <w:r w:rsidDel="00000000" w:rsidR="00000000" w:rsidRPr="00000000">
        <w:rPr>
          <w:rtl w:val="0"/>
        </w:rPr>
        <w:t xml:space="preserve">Els XML que defineixen els elements de la vista es guarden en la base de dades i són consultats com qualsevol altre model. D'aquesta manera se simplifica la comunicació entre el client web i el servidor i el treball del controlador. Com que quan creguem un mòdul, volem definir les seues vistes, hem de crear arxius XML per a guardar coses en la base de dades. Aquests seran referenciats en el “</w:t>
      </w:r>
      <w:r w:rsidDel="00000000" w:rsidR="00000000" w:rsidRPr="00000000">
        <w:rPr>
          <w:b w:val="1"/>
          <w:u w:val="single"/>
          <w:rtl w:val="0"/>
        </w:rPr>
        <w:t xml:space="preserve">__manifest__.py</w:t>
      </w:r>
      <w:r w:rsidDel="00000000" w:rsidR="00000000" w:rsidRPr="00000000">
        <w:rPr>
          <w:rtl w:val="0"/>
        </w:rPr>
        <w:t xml:space="preserve">” en l'apartat de data.</w:t>
      </w:r>
    </w:p>
    <w:p w:rsidR="00000000" w:rsidDel="00000000" w:rsidP="00000000" w:rsidRDefault="00000000" w:rsidRPr="00000000" w14:paraId="0000013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observeu el que ha passat quan es crea un mòdul amb “</w:t>
      </w:r>
      <w:r w:rsidDel="00000000" w:rsidR="00000000" w:rsidRPr="00000000">
        <w:rPr>
          <w:b w:val="1"/>
          <w:rtl w:val="0"/>
        </w:rPr>
        <w:t xml:space="preserve">scaffold</w:t>
      </w:r>
      <w:r w:rsidDel="00000000" w:rsidR="00000000" w:rsidRPr="00000000">
        <w:rPr>
          <w:rtl w:val="0"/>
        </w:rPr>
        <w:t xml:space="preserve">”. En el “</w:t>
      </w:r>
      <w:r w:rsidDel="00000000" w:rsidR="00000000" w:rsidRPr="00000000">
        <w:rPr>
          <w:b w:val="1"/>
          <w:rtl w:val="0"/>
        </w:rPr>
        <w:t xml:space="preserve">__manifest__.py</w:t>
      </w:r>
      <w:r w:rsidDel="00000000" w:rsidR="00000000" w:rsidRPr="00000000">
        <w:rPr>
          <w:rtl w:val="0"/>
        </w:rPr>
        <w:t xml:space="preserve">” hi ha una referència a un XML en el directori “</w:t>
      </w:r>
      <w:r w:rsidDel="00000000" w:rsidR="00000000" w:rsidRPr="00000000">
        <w:rPr>
          <w:b w:val="1"/>
          <w:rtl w:val="0"/>
        </w:rPr>
        <w:t xml:space="preserve">views</w:t>
      </w:r>
      <w:r w:rsidDel="00000000" w:rsidR="00000000" w:rsidRPr="00000000">
        <w:rPr>
          <w:rtl w:val="0"/>
        </w:rPr>
        <w:t xml:space="preserve">”. Aquest XML té un exemple comentat dels principals elements de les vistes, que veurem a continuació.</w:t>
      </w:r>
      <w:r w:rsidDel="00000000" w:rsidR="00000000" w:rsidRPr="00000000">
        <w:rPr>
          <w:rtl w:val="0"/>
        </w:rPr>
      </w:r>
    </w:p>
    <w:p w:rsidR="00000000" w:rsidDel="00000000" w:rsidP="00000000" w:rsidRDefault="00000000" w:rsidRPr="00000000" w14:paraId="00000134">
      <w:pPr>
        <w:pageBreakBefore w:val="0"/>
        <w:rPr/>
      </w:pPr>
      <w:r w:rsidDel="00000000" w:rsidR="00000000" w:rsidRPr="00000000">
        <w:rPr>
          <w:rtl w:val="0"/>
        </w:rPr>
        <w:t xml:space="preserve">La vista té diversos elements necessaris per a funcionar:</w:t>
      </w:r>
    </w:p>
    <w:p w:rsidR="00000000" w:rsidDel="00000000" w:rsidP="00000000" w:rsidRDefault="00000000" w:rsidRPr="00000000" w14:paraId="00000135">
      <w:pPr>
        <w:pageBreakBefore w:val="0"/>
        <w:numPr>
          <w:ilvl w:val="0"/>
          <w:numId w:val="14"/>
        </w:numPr>
        <w:spacing w:after="0" w:afterAutospacing="0"/>
        <w:ind w:left="720" w:hanging="360"/>
        <w:rPr>
          <w:u w:val="none"/>
        </w:rPr>
      </w:pPr>
      <w:r w:rsidDel="00000000" w:rsidR="00000000" w:rsidRPr="00000000">
        <w:rPr>
          <w:b w:val="1"/>
          <w:rtl w:val="0"/>
        </w:rPr>
        <w:t xml:space="preserve">Defincions de vistes</w:t>
      </w:r>
      <w:r w:rsidDel="00000000" w:rsidR="00000000" w:rsidRPr="00000000">
        <w:rPr>
          <w:rtl w:val="0"/>
        </w:rPr>
        <w:t xml:space="preserve">: són els més evidents. Són les mateixes definicions de les vistes, guardades en el model “</w:t>
      </w:r>
      <w:r w:rsidDel="00000000" w:rsidR="00000000" w:rsidRPr="00000000">
        <w:rPr>
          <w:b w:val="1"/>
          <w:rtl w:val="0"/>
        </w:rPr>
        <w:t xml:space="preserve">ir.ui.view”</w:t>
      </w:r>
      <w:r w:rsidDel="00000000" w:rsidR="00000000" w:rsidRPr="00000000">
        <w:rPr>
          <w:rtl w:val="0"/>
        </w:rPr>
        <w:t xml:space="preserve">. Aquests elements tenen almenys els “fields” que es mostraran i poden tenir informació sobre la disposició, el comportament o l'aspecte dels “fields”.</w:t>
      </w:r>
    </w:p>
    <w:p w:rsidR="00000000" w:rsidDel="00000000" w:rsidP="00000000" w:rsidRDefault="00000000" w:rsidRPr="00000000" w14:paraId="00000136">
      <w:pPr>
        <w:pageBreakBefore w:val="0"/>
        <w:numPr>
          <w:ilvl w:val="0"/>
          <w:numId w:val="14"/>
        </w:numPr>
        <w:spacing w:after="0" w:afterAutospacing="0" w:before="0" w:beforeAutospacing="0"/>
        <w:ind w:left="720" w:hanging="360"/>
        <w:rPr>
          <w:u w:val="none"/>
        </w:rPr>
      </w:pPr>
      <w:r w:rsidDel="00000000" w:rsidR="00000000" w:rsidRPr="00000000">
        <w:rPr>
          <w:b w:val="1"/>
          <w:rtl w:val="0"/>
        </w:rPr>
        <w:t xml:space="preserve">Menus</w:t>
      </w:r>
      <w:r w:rsidDel="00000000" w:rsidR="00000000" w:rsidRPr="00000000">
        <w:rPr>
          <w:rtl w:val="0"/>
        </w:rPr>
        <w:t xml:space="preserve">: són altres elements fonamentals. Estan distribuïts de manera jeràrquica i es guarden en el model “</w:t>
      </w:r>
      <w:r w:rsidDel="00000000" w:rsidR="00000000" w:rsidRPr="00000000">
        <w:rPr>
          <w:b w:val="1"/>
          <w:rtl w:val="0"/>
        </w:rPr>
        <w:t xml:space="preserve">ir.ui.menu”.</w:t>
      </w:r>
      <w:r w:rsidDel="00000000" w:rsidR="00000000" w:rsidRPr="00000000">
        <w:rPr>
          <w:rtl w:val="0"/>
        </w:rPr>
        <w:t xml:space="preserve"> </w:t>
      </w:r>
    </w:p>
    <w:p w:rsidR="00000000" w:rsidDel="00000000" w:rsidP="00000000" w:rsidRDefault="00000000" w:rsidRPr="00000000" w14:paraId="00000137">
      <w:pPr>
        <w:pageBreakBefore w:val="0"/>
        <w:numPr>
          <w:ilvl w:val="0"/>
          <w:numId w:val="14"/>
        </w:numPr>
        <w:spacing w:before="0" w:beforeAutospacing="0"/>
        <w:ind w:left="720" w:hanging="360"/>
        <w:rPr>
          <w:u w:val="none"/>
        </w:rPr>
      </w:pPr>
      <w:r w:rsidDel="00000000" w:rsidR="00000000" w:rsidRPr="00000000">
        <w:rPr>
          <w:b w:val="1"/>
          <w:rtl w:val="0"/>
        </w:rPr>
        <w:t xml:space="preserve">Actions</w:t>
      </w:r>
      <w:r w:rsidDel="00000000" w:rsidR="00000000" w:rsidRPr="00000000">
        <w:rPr>
          <w:rtl w:val="0"/>
        </w:rPr>
        <w:t xml:space="preserve">: les accions o “</w:t>
      </w:r>
      <w:r w:rsidDel="00000000" w:rsidR="00000000" w:rsidRPr="00000000">
        <w:rPr>
          <w:b w:val="1"/>
          <w:rtl w:val="0"/>
        </w:rPr>
        <w:t xml:space="preserve">actions</w:t>
      </w:r>
      <w:r w:rsidDel="00000000" w:rsidR="00000000" w:rsidRPr="00000000">
        <w:rPr>
          <w:rtl w:val="0"/>
        </w:rPr>
        <w:t xml:space="preserve">” enllacen una acció de l'usuari (com prémer en un menú) amb una anomenada al servidor des del client per a demanar alguna cosa (com carregar una nova vista). Les “action”’ estan guardades en diversos models depenent del tipus.</w:t>
      </w:r>
    </w:p>
    <w:p w:rsidR="00000000" w:rsidDel="00000000" w:rsidP="00000000" w:rsidRDefault="00000000" w:rsidRPr="00000000" w14:paraId="00000138">
      <w:pPr>
        <w:pageBreakBefore w:val="0"/>
        <w:ind w:left="0" w:firstLine="0"/>
        <w:rPr/>
      </w:pPr>
      <w:r w:rsidDel="00000000" w:rsidR="00000000" w:rsidRPr="00000000">
        <w:rPr>
          <w:rtl w:val="0"/>
        </w:rPr>
        <w:t xml:space="preserve">Ací un exemple complet:</w:t>
      </w:r>
    </w:p>
    <w:tbl>
      <w:tblPr>
        <w:tblStyle w:val="Table1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explicit list view definition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"prueba.student_list"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list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prueba.student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"topics"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actions opening views on models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"prueba.student_action_window"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window</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prueba.student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tree,form</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Top menu item --&gt;</w:t>
            </w:r>
            <w:r w:rsidDel="00000000" w:rsidR="00000000" w:rsidRPr="00000000">
              <w:rPr>
                <w:rFonts w:ascii="Consolas" w:cs="Consolas" w:eastAsia="Consolas" w:hAnsi="Consolas"/>
                <w:color w:val="333333"/>
                <w:sz w:val="18"/>
                <w:szCs w:val="18"/>
                <w:shd w:fill="f8f8f8" w:val="clear"/>
                <w:rtl w:val="0"/>
              </w:rPr>
              <w:t xml:space="preserve"> </w:t>
              <w:br w:type="textWrapping"/>
              <w:tab/>
            </w: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"prueba.menu_root"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menu categories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"Administration"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"prueba.menu_1"</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parent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"prueba.menu_root"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actions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"prueba.menu_1_student_list"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parent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"prueba.menu_1"</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action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"prueba.student_action_window"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tl w:val="0"/>
              </w:rPr>
            </w:r>
          </w:p>
        </w:tc>
      </w:tr>
    </w:tbl>
    <w:p w:rsidR="00000000" w:rsidDel="00000000" w:rsidP="00000000" w:rsidRDefault="00000000" w:rsidRPr="00000000" w14:paraId="0000013A">
      <w:pPr>
        <w:rPr/>
      </w:pPr>
      <w:r w:rsidDel="00000000" w:rsidR="00000000" w:rsidRPr="00000000">
        <w:rPr>
          <w:rtl w:val="0"/>
        </w:rPr>
        <w:t xml:space="preserve">En aquest exemple es veuen “records” en XML que indiquen que es guardarà en la base de dades. Aquests “records” diuen el model on es guardarà i la llista de “fields” que volem guardar.</w:t>
      </w: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El primer “record” defineix una vista de tipus “tree” que és una llista d'estudiants on es veuran els camps “name” i “topics”. El segon “rècord” és la definició d'un “action” tipus “window”, és a dir, que obri una finestra per a mostrar unes vistes de tipus “tree” i “form” (formulari). Els altres defineixen tres nivells de menú: el superior, l'intermedi i el menú desplegable que conté el “action”. Quan l'usuari navegue pels dos menús superiors i pressione el tercer element de menú s'executarà aquest “action” que carregarà la vista “tree” definida i una vista “form” inventada per Odoo.</w:t>
      </w:r>
      <w:r w:rsidDel="00000000" w:rsidR="00000000" w:rsidRPr="00000000">
        <w:rPr>
          <w:rtl w:val="0"/>
        </w:rPr>
      </w:r>
    </w:p>
    <w:p w:rsidR="00000000" w:rsidDel="00000000" w:rsidP="00000000" w:rsidRDefault="00000000" w:rsidRPr="00000000" w14:paraId="0000013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per a poder observar un model en el client web d'Odoo no necessitem més que un menú que accione un “action” tipus “window” sobre aqueix model. Odoo és capaç d'inventar les vistes bàsiques que ens permeten observar-ho. No obstant això solen ser menys atractives i útils que les que definim nosaltres.</w:t>
      </w:r>
      <w:r w:rsidDel="00000000" w:rsidR="00000000" w:rsidRPr="00000000">
        <w:rPr>
          <w:rtl w:val="0"/>
        </w:rPr>
        <w:t xml:space="preserve"> </w:t>
      </w:r>
    </w:p>
    <w:p w:rsidR="00000000" w:rsidDel="00000000" w:rsidP="00000000" w:rsidRDefault="00000000" w:rsidRPr="00000000" w14:paraId="0000013D">
      <w:pPr>
        <w:pageBreakBefore w:val="0"/>
        <w:rPr/>
      </w:pPr>
      <w:r w:rsidDel="00000000" w:rsidR="00000000" w:rsidRPr="00000000">
        <w:rPr>
          <w:rtl w:val="0"/>
        </w:rPr>
        <w:t xml:space="preserve">Quedem-nos de moment amb la definició bàsica d'un “action window” i dels menús. Ens centrarem abans en les vistes.</w:t>
      </w:r>
    </w:p>
    <w:p w:rsidR="00000000" w:rsidDel="00000000" w:rsidP="00000000" w:rsidRDefault="00000000" w:rsidRPr="00000000" w14:paraId="0000013E">
      <w:pPr>
        <w:pStyle w:val="Heading2"/>
        <w:numPr>
          <w:ilvl w:val="1"/>
          <w:numId w:val="19"/>
        </w:numPr>
        <w:rPr>
          <w:color w:val="669966"/>
        </w:rPr>
      </w:pPr>
      <w:bookmarkStart w:colFirst="0" w:colLast="0" w:name="_ssvcqb8h2fx2" w:id="13"/>
      <w:bookmarkEnd w:id="13"/>
      <w:r w:rsidDel="00000000" w:rsidR="00000000" w:rsidRPr="00000000">
        <w:rPr>
          <w:rtl w:val="0"/>
        </w:rPr>
        <w:t xml:space="preserve">Vista Tree</w:t>
      </w:r>
    </w:p>
    <w:p w:rsidR="00000000" w:rsidDel="00000000" w:rsidP="00000000" w:rsidRDefault="00000000" w:rsidRPr="00000000" w14:paraId="0000013F">
      <w:pPr>
        <w:rPr/>
      </w:pPr>
      <w:r w:rsidDel="00000000" w:rsidR="00000000" w:rsidRPr="00000000">
        <w:rPr>
          <w:rtl w:val="0"/>
        </w:rPr>
        <w:t xml:space="preserve">La vista “tree” mostra una llista de “records” sobre un model. Vegem un exemple bàsic:</w:t>
      </w:r>
      <w:r w:rsidDel="00000000" w:rsidR="00000000" w:rsidRPr="00000000">
        <w:rPr>
          <w:rtl w:val="0"/>
        </w:rPr>
      </w:r>
    </w:p>
    <w:tbl>
      <w:tblPr>
        <w:tblStyle w:val="Table1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"prueba.student_list"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list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prueba.student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"topics"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41">
      <w:pPr>
        <w:pageBreakBefore w:val="0"/>
        <w:rPr/>
      </w:pPr>
      <w:r w:rsidDel="00000000" w:rsidR="00000000" w:rsidRPr="00000000">
        <w:rPr>
          <w:rtl w:val="0"/>
        </w:rPr>
        <w:t xml:space="preserve">Com es pot observar, aquesta vista es guardarà en el model “</w:t>
      </w:r>
      <w:r w:rsidDel="00000000" w:rsidR="00000000" w:rsidRPr="00000000">
        <w:rPr>
          <w:b w:val="1"/>
          <w:rtl w:val="0"/>
        </w:rPr>
        <w:t xml:space="preserve">ir.ui.view”</w:t>
      </w:r>
      <w:r w:rsidDel="00000000" w:rsidR="00000000" w:rsidRPr="00000000">
        <w:rPr>
          <w:rtl w:val="0"/>
        </w:rPr>
        <w:t xml:space="preserve"> amb un </w:t>
      </w:r>
      <w:r w:rsidDel="00000000" w:rsidR="00000000" w:rsidRPr="00000000">
        <w:rPr>
          <w:b w:val="1"/>
          <w:rtl w:val="0"/>
        </w:rPr>
        <w:t xml:space="preserve">external ID </w:t>
      </w:r>
      <w:r w:rsidDel="00000000" w:rsidR="00000000" w:rsidRPr="00000000">
        <w:rPr>
          <w:rtl w:val="0"/>
        </w:rPr>
        <w:t xml:space="preserve">anomenat</w:t>
      </w:r>
      <w:r w:rsidDel="00000000" w:rsidR="00000000" w:rsidRPr="00000000">
        <w:rPr>
          <w:rtl w:val="0"/>
        </w:rPr>
        <w:t xml:space="preserve"> “prueba.student_list”. Té més possibles “fields”, però els mínims necessaris són “</w:t>
      </w:r>
      <w:r w:rsidDel="00000000" w:rsidR="00000000" w:rsidRPr="00000000">
        <w:rPr>
          <w:b w:val="1"/>
          <w:rtl w:val="0"/>
        </w:rPr>
        <w:t xml:space="preserve">name”, “model” i “arch”</w:t>
      </w:r>
      <w:r w:rsidDel="00000000" w:rsidR="00000000" w:rsidRPr="00000000">
        <w:rPr>
          <w:rtl w:val="0"/>
        </w:rPr>
        <w:t xml:space="preserve">. El “field arch” guarda l’XML que serà enviat al client perquè renderitze la vista.</w:t>
      </w:r>
    </w:p>
    <w:p w:rsidR="00000000" w:rsidDel="00000000" w:rsidP="00000000" w:rsidRDefault="00000000" w:rsidRPr="00000000" w14:paraId="00000142">
      <w:pPr>
        <w:pageBreakBefore w:val="0"/>
        <w:rPr/>
      </w:pPr>
      <w:r w:rsidDel="00000000" w:rsidR="00000000" w:rsidRPr="00000000">
        <w:rPr>
          <w:rtl w:val="0"/>
        </w:rPr>
        <w:t xml:space="preserve">Dins del “field arch” està l'etiqueta “</w:t>
      </w:r>
      <w:r w:rsidDel="00000000" w:rsidR="00000000" w:rsidRPr="00000000">
        <w:rPr>
          <w:b w:val="1"/>
          <w:rtl w:val="0"/>
        </w:rPr>
        <w:t xml:space="preserve">&lt;tree&gt;</w:t>
      </w:r>
      <w:r w:rsidDel="00000000" w:rsidR="00000000" w:rsidRPr="00000000">
        <w:rPr>
          <w:rtl w:val="0"/>
        </w:rPr>
        <w:t xml:space="preserve">” que indica que és una llista i dins d'aquesta etiqueta tenim més “fields” que són els “fields” del model “prova.student” que volem que es vegen.</w:t>
      </w:r>
    </w:p>
    <w:p w:rsidR="00000000" w:rsidDel="00000000" w:rsidP="00000000" w:rsidRDefault="00000000" w:rsidRPr="00000000" w14:paraId="00000143">
      <w:pPr>
        <w:pageBreakBefore w:val="0"/>
        <w:rPr/>
      </w:pPr>
      <w:r w:rsidDel="00000000" w:rsidR="00000000" w:rsidRPr="00000000">
        <w:rPr>
          <w:rtl w:val="0"/>
        </w:rPr>
      </w:r>
    </w:p>
    <w:p w:rsidR="00000000" w:rsidDel="00000000" w:rsidP="00000000" w:rsidRDefault="00000000" w:rsidRPr="00000000" w14:paraId="00000144">
      <w:pPr>
        <w:pageBreakBefore w:val="0"/>
        <w:rPr/>
      </w:pPr>
      <w:r w:rsidDel="00000000" w:rsidR="00000000" w:rsidRPr="00000000">
        <w:rPr>
          <w:rtl w:val="0"/>
        </w:rPr>
        <w:t xml:space="preserve">Aquesta vista “tree” es pot millorar de moltes formes. Vegem algunes d'elles:</w:t>
      </w:r>
    </w:p>
    <w:p w:rsidR="00000000" w:rsidDel="00000000" w:rsidP="00000000" w:rsidRDefault="00000000" w:rsidRPr="00000000" w14:paraId="00000145">
      <w:pPr>
        <w:pStyle w:val="Heading3"/>
        <w:pageBreakBefore w:val="0"/>
        <w:numPr>
          <w:ilvl w:val="2"/>
          <w:numId w:val="19"/>
        </w:numPr>
        <w:rPr>
          <w:u w:val="none"/>
        </w:rPr>
      </w:pPr>
      <w:bookmarkStart w:colFirst="0" w:colLast="0" w:name="_g15i7aacv53b" w:id="14"/>
      <w:bookmarkEnd w:id="14"/>
      <w:r w:rsidDel="00000000" w:rsidR="00000000" w:rsidRPr="00000000">
        <w:rPr>
          <w:rtl w:val="0"/>
        </w:rPr>
        <w:t xml:space="preserve">Colors en les línies</w:t>
      </w:r>
    </w:p>
    <w:p w:rsidR="00000000" w:rsidDel="00000000" w:rsidP="00000000" w:rsidRDefault="00000000" w:rsidRPr="00000000" w14:paraId="00000146">
      <w:pPr>
        <w:pageBreakBefore w:val="0"/>
        <w:rPr/>
      </w:pPr>
      <w:r w:rsidDel="00000000" w:rsidR="00000000" w:rsidRPr="00000000">
        <w:rPr>
          <w:rtl w:val="0"/>
        </w:rPr>
        <w:t xml:space="preserve">Odoo no dona llibertat absoluta al desenvolupador en aquest aspecte i permet un nombre limitat d'estils per a donar a les línies en funció d'alguna condició. Aquests estils són com els de Bootstrap:</w:t>
      </w:r>
    </w:p>
    <w:p w:rsidR="00000000" w:rsidDel="00000000" w:rsidP="00000000" w:rsidRDefault="00000000" w:rsidRPr="00000000" w14:paraId="00000147">
      <w:pPr>
        <w:pageBreakBefore w:val="0"/>
        <w:numPr>
          <w:ilvl w:val="0"/>
          <w:numId w:val="10"/>
        </w:numPr>
        <w:spacing w:after="0" w:afterAutospacing="0"/>
        <w:ind w:left="720" w:hanging="360"/>
        <w:rPr>
          <w:u w:val="none"/>
        </w:rPr>
      </w:pPr>
      <w:r w:rsidDel="00000000" w:rsidR="00000000" w:rsidRPr="00000000">
        <w:rPr>
          <w:b w:val="1"/>
          <w:rtl w:val="0"/>
        </w:rPr>
        <w:t xml:space="preserve">decoration-bf</w:t>
      </w:r>
      <w:r w:rsidDel="00000000" w:rsidR="00000000" w:rsidRPr="00000000">
        <w:rPr>
          <w:rtl w:val="0"/>
        </w:rPr>
        <w:t xml:space="preserve">:</w:t>
      </w:r>
      <w:r w:rsidDel="00000000" w:rsidR="00000000" w:rsidRPr="00000000">
        <w:rPr>
          <w:rtl w:val="0"/>
        </w:rPr>
        <w:t xml:space="preserve"> líneas en BOLD </w:t>
      </w:r>
    </w:p>
    <w:p w:rsidR="00000000" w:rsidDel="00000000" w:rsidP="00000000" w:rsidRDefault="00000000" w:rsidRPr="00000000" w14:paraId="00000148">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decoration-it</w:t>
      </w:r>
      <w:r w:rsidDel="00000000" w:rsidR="00000000" w:rsidRPr="00000000">
        <w:rPr>
          <w:rtl w:val="0"/>
        </w:rPr>
        <w:t xml:space="preserve">:</w:t>
      </w:r>
      <w:r w:rsidDel="00000000" w:rsidR="00000000" w:rsidRPr="00000000">
        <w:rPr>
          <w:rtl w:val="0"/>
        </w:rPr>
        <w:t xml:space="preserve"> líneas en ITALICS </w:t>
      </w:r>
    </w:p>
    <w:p w:rsidR="00000000" w:rsidDel="00000000" w:rsidP="00000000" w:rsidRDefault="00000000" w:rsidRPr="00000000" w14:paraId="00000149">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decoration-danger</w:t>
      </w:r>
      <w:r w:rsidDel="00000000" w:rsidR="00000000" w:rsidRPr="00000000">
        <w:rPr>
          <w:rtl w:val="0"/>
        </w:rPr>
        <w:t xml:space="preserve">:</w:t>
      </w:r>
      <w:r w:rsidDel="00000000" w:rsidR="00000000" w:rsidRPr="00000000">
        <w:rPr>
          <w:rtl w:val="0"/>
        </w:rPr>
        <w:t xml:space="preserve"> color LIGHT RED </w:t>
      </w:r>
    </w:p>
    <w:p w:rsidR="00000000" w:rsidDel="00000000" w:rsidP="00000000" w:rsidRDefault="00000000" w:rsidRPr="00000000" w14:paraId="0000014A">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decoration-info</w:t>
      </w:r>
      <w:r w:rsidDel="00000000" w:rsidR="00000000" w:rsidRPr="00000000">
        <w:rPr>
          <w:rtl w:val="0"/>
        </w:rPr>
        <w:t xml:space="preserve">:</w:t>
      </w:r>
      <w:r w:rsidDel="00000000" w:rsidR="00000000" w:rsidRPr="00000000">
        <w:rPr>
          <w:rtl w:val="0"/>
        </w:rPr>
        <w:t xml:space="preserve"> color LIGHT BLUE </w:t>
      </w:r>
    </w:p>
    <w:p w:rsidR="00000000" w:rsidDel="00000000" w:rsidP="00000000" w:rsidRDefault="00000000" w:rsidRPr="00000000" w14:paraId="0000014B">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decoration-muted</w:t>
      </w:r>
      <w:r w:rsidDel="00000000" w:rsidR="00000000" w:rsidRPr="00000000">
        <w:rPr>
          <w:rtl w:val="0"/>
        </w:rPr>
        <w:t xml:space="preserve">:</w:t>
      </w:r>
      <w:r w:rsidDel="00000000" w:rsidR="00000000" w:rsidRPr="00000000">
        <w:rPr>
          <w:rtl w:val="0"/>
        </w:rPr>
        <w:t xml:space="preserve"> color LIGHT GRAY </w:t>
      </w:r>
    </w:p>
    <w:p w:rsidR="00000000" w:rsidDel="00000000" w:rsidP="00000000" w:rsidRDefault="00000000" w:rsidRPr="00000000" w14:paraId="0000014C">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decoration-primary</w:t>
      </w:r>
      <w:r w:rsidDel="00000000" w:rsidR="00000000" w:rsidRPr="00000000">
        <w:rPr>
          <w:rtl w:val="0"/>
        </w:rPr>
        <w:t xml:space="preserve">: c</w:t>
      </w:r>
      <w:r w:rsidDel="00000000" w:rsidR="00000000" w:rsidRPr="00000000">
        <w:rPr>
          <w:rtl w:val="0"/>
        </w:rPr>
        <w:t xml:space="preserve">olor LIGHT PURPLE </w:t>
      </w:r>
    </w:p>
    <w:p w:rsidR="00000000" w:rsidDel="00000000" w:rsidP="00000000" w:rsidRDefault="00000000" w:rsidRPr="00000000" w14:paraId="0000014D">
      <w:pPr>
        <w:pageBreakBefore w:val="0"/>
        <w:numPr>
          <w:ilvl w:val="0"/>
          <w:numId w:val="10"/>
        </w:numPr>
        <w:spacing w:after="0" w:afterAutospacing="0" w:before="0" w:beforeAutospacing="0"/>
        <w:ind w:left="720" w:hanging="360"/>
        <w:rPr>
          <w:u w:val="none"/>
        </w:rPr>
      </w:pPr>
      <w:r w:rsidDel="00000000" w:rsidR="00000000" w:rsidRPr="00000000">
        <w:rPr>
          <w:b w:val="1"/>
          <w:rtl w:val="0"/>
        </w:rPr>
        <w:t xml:space="preserve">decoration-success</w:t>
      </w:r>
      <w:r w:rsidDel="00000000" w:rsidR="00000000" w:rsidRPr="00000000">
        <w:rPr>
          <w:rtl w:val="0"/>
        </w:rPr>
        <w:t xml:space="preserve">: c</w:t>
      </w:r>
      <w:r w:rsidDel="00000000" w:rsidR="00000000" w:rsidRPr="00000000">
        <w:rPr>
          <w:rtl w:val="0"/>
        </w:rPr>
        <w:t xml:space="preserve">olor LIGHT GREEN </w:t>
      </w:r>
    </w:p>
    <w:p w:rsidR="00000000" w:rsidDel="00000000" w:rsidP="00000000" w:rsidRDefault="00000000" w:rsidRPr="00000000" w14:paraId="0000014E">
      <w:pPr>
        <w:pageBreakBefore w:val="0"/>
        <w:numPr>
          <w:ilvl w:val="0"/>
          <w:numId w:val="10"/>
        </w:numPr>
        <w:spacing w:before="0" w:beforeAutospacing="0"/>
        <w:ind w:left="720" w:hanging="360"/>
        <w:rPr>
          <w:u w:val="none"/>
        </w:rPr>
      </w:pPr>
      <w:r w:rsidDel="00000000" w:rsidR="00000000" w:rsidRPr="00000000">
        <w:rPr>
          <w:b w:val="1"/>
          <w:rtl w:val="0"/>
        </w:rPr>
        <w:t xml:space="preserve">decoration-warning</w:t>
      </w:r>
      <w:r w:rsidDel="00000000" w:rsidR="00000000" w:rsidRPr="00000000">
        <w:rPr>
          <w:rtl w:val="0"/>
        </w:rPr>
        <w:t xml:space="preserve">:</w:t>
      </w:r>
      <w:r w:rsidDel="00000000" w:rsidR="00000000" w:rsidRPr="00000000">
        <w:rPr>
          <w:rtl w:val="0"/>
        </w:rPr>
        <w:t xml:space="preserve"> color LIGHT BROWN</w:t>
      </w:r>
    </w:p>
    <w:p w:rsidR="00000000" w:rsidDel="00000000" w:rsidP="00000000" w:rsidRDefault="00000000" w:rsidRPr="00000000" w14:paraId="0000014F">
      <w:pPr>
        <w:pageBreakBefore w:val="0"/>
        <w:rPr/>
      </w:pPr>
      <w:r w:rsidDel="00000000" w:rsidR="00000000" w:rsidRPr="00000000">
        <w:rPr>
          <w:rtl w:val="0"/>
        </w:rPr>
      </w:r>
    </w:p>
    <w:tbl>
      <w:tblPr>
        <w:tblStyle w:val="Table1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decoration-info</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"state=='draft'"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decoration-danger</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"state=='trashed'"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51">
      <w:pPr>
        <w:pageBreakBefore w:val="0"/>
        <w:rPr/>
      </w:pPr>
      <w:r w:rsidDel="00000000" w:rsidR="00000000" w:rsidRPr="00000000">
        <w:rPr>
          <w:rtl w:val="0"/>
        </w:rPr>
        <w:t xml:space="preserve">En aquest exemple es veu com s'assigna un estil en funció del valor del “field state”.</w:t>
      </w:r>
      <w:r w:rsidDel="00000000" w:rsidR="00000000" w:rsidRPr="00000000">
        <w:rPr>
          <w:rtl w:val="0"/>
        </w:rPr>
      </w:r>
    </w:p>
    <w:p w:rsidR="00000000" w:rsidDel="00000000" w:rsidP="00000000" w:rsidRDefault="00000000" w:rsidRPr="00000000" w14:paraId="00000152">
      <w:pPr>
        <w:pageBreakBefore w:val="0"/>
        <w:rPr/>
      </w:pPr>
      <w:r w:rsidDel="00000000" w:rsidR="00000000" w:rsidRPr="00000000">
        <w:rPr>
          <w:rtl w:val="0"/>
        </w:rPr>
      </w:r>
    </w:p>
    <w:p w:rsidR="00000000" w:rsidDel="00000000" w:rsidP="00000000" w:rsidRDefault="00000000" w:rsidRPr="00000000" w14:paraId="0000015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es pot comparar un “field date” amb una variable de “QWeb” anomenada “</w:t>
      </w:r>
      <w:r w:rsidDel="00000000" w:rsidR="00000000" w:rsidRPr="00000000">
        <w:rPr>
          <w:b w:val="1"/>
          <w:rtl w:val="0"/>
        </w:rPr>
        <w:t xml:space="preserve">current_date</w:t>
      </w:r>
      <w:r w:rsidDel="00000000" w:rsidR="00000000" w:rsidRPr="00000000">
        <w:rPr>
          <w:rtl w:val="0"/>
        </w:rPr>
        <w:t xml:space="preserve">”</w:t>
      </w:r>
      <w:r w:rsidDel="00000000" w:rsidR="00000000" w:rsidRPr="00000000">
        <w:rPr>
          <w:b w:val="1"/>
          <w:rtl w:val="0"/>
        </w:rPr>
        <w:t xml:space="preserve">:</w:t>
      </w:r>
      <w:r w:rsidDel="00000000" w:rsidR="00000000" w:rsidRPr="00000000">
        <w:rPr>
          <w:rtl w:val="0"/>
        </w:rPr>
        <w:t xml:space="preserve"> </w:t>
      </w:r>
      <w:r w:rsidDel="00000000" w:rsidR="00000000" w:rsidRPr="00000000">
        <w:rPr>
          <w:rFonts w:ascii="Consolas" w:cs="Consolas" w:eastAsia="Consolas" w:hAnsi="Consolas"/>
          <w:color w:val="000088"/>
          <w:sz w:val="18"/>
          <w:szCs w:val="18"/>
          <w:rtl w:val="0"/>
        </w:rPr>
        <w:t xml:space="preserve">&lt;tree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decoration-info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"start_date==current_date"&gt;</w:t>
      </w:r>
      <w:r w:rsidDel="00000000" w:rsidR="00000000" w:rsidRPr="00000000">
        <w:rPr>
          <w:rtl w:val="0"/>
        </w:rPr>
      </w:r>
    </w:p>
    <w:p w:rsidR="00000000" w:rsidDel="00000000" w:rsidP="00000000" w:rsidRDefault="00000000" w:rsidRPr="00000000" w14:paraId="00000154">
      <w:pPr>
        <w:pStyle w:val="Heading3"/>
        <w:pageBreakBefore w:val="0"/>
        <w:numPr>
          <w:ilvl w:val="2"/>
          <w:numId w:val="19"/>
        </w:numPr>
        <w:rPr>
          <w:u w:val="none"/>
        </w:rPr>
      </w:pPr>
      <w:bookmarkStart w:colFirst="0" w:colLast="0" w:name="_7oun2b4l21z9" w:id="15"/>
      <w:bookmarkEnd w:id="15"/>
      <w:r w:rsidDel="00000000" w:rsidR="00000000" w:rsidRPr="00000000">
        <w:rPr>
          <w:rtl w:val="0"/>
        </w:rPr>
        <w:t xml:space="preserve">Línies editables</w:t>
      </w:r>
      <w:r w:rsidDel="00000000" w:rsidR="00000000" w:rsidRPr="00000000">
        <w:rPr>
          <w:rtl w:val="0"/>
        </w:rPr>
      </w:r>
    </w:p>
    <w:p w:rsidR="00000000" w:rsidDel="00000000" w:rsidP="00000000" w:rsidRDefault="00000000" w:rsidRPr="00000000" w14:paraId="00000155">
      <w:pPr>
        <w:pageBreakBefore w:val="0"/>
        <w:rPr/>
      </w:pPr>
      <w:r w:rsidDel="00000000" w:rsidR="00000000" w:rsidRPr="00000000">
        <w:rPr>
          <w:rtl w:val="0"/>
        </w:rPr>
        <w:t xml:space="preserve">Si no necessitem un formulari per a modificar alguns “fields”, podem fer el “tree” editable.</w:t>
      </w:r>
      <w:r w:rsidDel="00000000" w:rsidR="00000000" w:rsidRPr="00000000">
        <w:rPr>
          <w:rtl w:val="0"/>
        </w:rPr>
      </w:r>
    </w:p>
    <w:p w:rsidR="00000000" w:rsidDel="00000000" w:rsidP="00000000" w:rsidRDefault="00000000" w:rsidRPr="00000000" w14:paraId="0000015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w:t>
      </w:r>
      <w:r w:rsidDel="00000000" w:rsidR="00000000" w:rsidRPr="00000000">
        <w:rPr>
          <w:rtl w:val="0"/>
        </w:rPr>
        <w:t xml:space="preserve"> si ho fem editable no s'obrirà un formulari quan l'usuari faça clic en un element de la llista.</w:t>
      </w:r>
      <w:r w:rsidDel="00000000" w:rsidR="00000000" w:rsidRPr="00000000">
        <w:rPr>
          <w:rtl w:val="0"/>
        </w:rPr>
      </w:r>
    </w:p>
    <w:p w:rsidR="00000000" w:rsidDel="00000000" w:rsidP="00000000" w:rsidRDefault="00000000" w:rsidRPr="00000000" w14:paraId="00000157">
      <w:pPr>
        <w:pageBreakBefore w:val="0"/>
        <w:rPr/>
      </w:pPr>
      <w:r w:rsidDel="00000000" w:rsidR="00000000" w:rsidRPr="00000000">
        <w:rPr>
          <w:rtl w:val="0"/>
        </w:rPr>
        <w:t xml:space="preserve">Per a fer-ho editable cal posar l'atribut “</w:t>
      </w:r>
      <w:r w:rsidDel="00000000" w:rsidR="00000000" w:rsidRPr="00000000">
        <w:rPr>
          <w:b w:val="1"/>
          <w:rtl w:val="0"/>
        </w:rPr>
        <w:t xml:space="preserve">editable=’[top | bottom]’"</w:t>
      </w:r>
      <w:r w:rsidDel="00000000" w:rsidR="00000000" w:rsidRPr="00000000">
        <w:rPr>
          <w:rtl w:val="0"/>
        </w:rPr>
        <w:t xml:space="preserve">. A més, poden tenir un atribut “</w:t>
      </w:r>
      <w:r w:rsidDel="00000000" w:rsidR="00000000" w:rsidRPr="00000000">
        <w:rPr>
          <w:b w:val="1"/>
          <w:rtl w:val="0"/>
        </w:rPr>
        <w:t xml:space="preserve">on_write</w:t>
      </w:r>
      <w:r w:rsidDel="00000000" w:rsidR="00000000" w:rsidRPr="00000000">
        <w:rPr>
          <w:rtl w:val="0"/>
        </w:rPr>
        <w:t xml:space="preserve">” que indica què fer quan s'edita.</w:t>
      </w:r>
    </w:p>
    <w:p w:rsidR="00000000" w:rsidDel="00000000" w:rsidP="00000000" w:rsidRDefault="00000000" w:rsidRPr="00000000" w14:paraId="00000158">
      <w:pPr>
        <w:pStyle w:val="Heading3"/>
        <w:pageBreakBefore w:val="0"/>
        <w:numPr>
          <w:ilvl w:val="2"/>
          <w:numId w:val="19"/>
        </w:numPr>
        <w:rPr>
          <w:u w:val="none"/>
        </w:rPr>
      </w:pPr>
      <w:bookmarkStart w:colFirst="0" w:colLast="0" w:name="_qqtsz6rhuvtn" w:id="16"/>
      <w:bookmarkEnd w:id="16"/>
      <w:r w:rsidDel="00000000" w:rsidR="00000000" w:rsidRPr="00000000">
        <w:rPr>
          <w:rtl w:val="0"/>
        </w:rPr>
        <w:t xml:space="preserve">Camps invisibles</w:t>
      </w:r>
      <w:r w:rsidDel="00000000" w:rsidR="00000000" w:rsidRPr="00000000">
        <w:rPr>
          <w:rtl w:val="0"/>
        </w:rPr>
      </w:r>
    </w:p>
    <w:p w:rsidR="00000000" w:rsidDel="00000000" w:rsidP="00000000" w:rsidRDefault="00000000" w:rsidRPr="00000000" w14:paraId="00000159">
      <w:pPr>
        <w:pageBreakBefore w:val="0"/>
        <w:rPr/>
      </w:pPr>
      <w:r w:rsidDel="00000000" w:rsidR="00000000" w:rsidRPr="00000000">
        <w:rPr>
          <w:rtl w:val="0"/>
        </w:rPr>
        <w:t xml:space="preserve">Alguns camps només han d'estar per a definir el color de la línia, servir com a llançador d'un “field computed” o ser cercats, però l'usuari no necessita veure'ls. Per a això es pot posar l'atribut “</w:t>
      </w:r>
      <w:r w:rsidDel="00000000" w:rsidR="00000000" w:rsidRPr="00000000">
        <w:rPr>
          <w:b w:val="1"/>
          <w:rtl w:val="0"/>
        </w:rPr>
        <w:t xml:space="preserve">invisible=’1’</w:t>
      </w:r>
      <w:r w:rsidDel="00000000" w:rsidR="00000000" w:rsidRPr="00000000">
        <w:rPr>
          <w:rtl w:val="0"/>
        </w:rPr>
        <w:t xml:space="preserve">” en el “field” que necessitem.</w:t>
      </w:r>
      <w:r w:rsidDel="00000000" w:rsidR="00000000" w:rsidRPr="00000000">
        <w:rPr>
          <w:rtl w:val="0"/>
        </w:rPr>
      </w:r>
    </w:p>
    <w:p w:rsidR="00000000" w:rsidDel="00000000" w:rsidP="00000000" w:rsidRDefault="00000000" w:rsidRPr="00000000" w14:paraId="0000015A">
      <w:pPr>
        <w:pStyle w:val="Heading3"/>
        <w:pageBreakBefore w:val="0"/>
        <w:numPr>
          <w:ilvl w:val="2"/>
          <w:numId w:val="19"/>
        </w:numPr>
        <w:rPr>
          <w:u w:val="none"/>
        </w:rPr>
      </w:pPr>
      <w:bookmarkStart w:colFirst="0" w:colLast="0" w:name="_hk6e00f5zncj" w:id="17"/>
      <w:bookmarkEnd w:id="17"/>
      <w:r w:rsidDel="00000000" w:rsidR="00000000" w:rsidRPr="00000000">
        <w:rPr>
          <w:rtl w:val="0"/>
        </w:rPr>
        <w:t xml:space="preserve">Càlculs de totals</w:t>
      </w:r>
      <w:r w:rsidDel="00000000" w:rsidR="00000000" w:rsidRPr="00000000">
        <w:rPr>
          <w:rtl w:val="0"/>
        </w:rPr>
      </w:r>
    </w:p>
    <w:p w:rsidR="00000000" w:rsidDel="00000000" w:rsidP="00000000" w:rsidRDefault="00000000" w:rsidRPr="00000000" w14:paraId="0000015B">
      <w:pPr>
        <w:pageBreakBefore w:val="0"/>
        <w:rPr/>
      </w:pPr>
      <w:r w:rsidDel="00000000" w:rsidR="00000000" w:rsidRPr="00000000">
        <w:rPr>
          <w:rtl w:val="0"/>
        </w:rPr>
        <w:t xml:space="preserve">En els “fields” numèrics, si volem mostrar la suma total, podem usar l'atribut “</w:t>
      </w:r>
      <w:r w:rsidDel="00000000" w:rsidR="00000000" w:rsidRPr="00000000">
        <w:rPr>
          <w:b w:val="1"/>
          <w:rtl w:val="0"/>
        </w:rPr>
        <w:t xml:space="preserve">sum</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C">
      <w:pPr>
        <w:pageBreakBefore w:val="0"/>
        <w:rPr/>
      </w:pPr>
      <w:r w:rsidDel="00000000" w:rsidR="00000000" w:rsidRPr="00000000">
        <w:rPr>
          <w:rtl w:val="0"/>
        </w:rPr>
      </w:r>
    </w:p>
    <w:p w:rsidR="00000000" w:rsidDel="00000000" w:rsidP="00000000" w:rsidRDefault="00000000" w:rsidRPr="00000000" w14:paraId="0000015D">
      <w:pPr>
        <w:pageBreakBefore w:val="0"/>
        <w:rPr/>
      </w:pPr>
      <w:r w:rsidDel="00000000" w:rsidR="00000000" w:rsidRPr="00000000">
        <w:rPr>
          <w:rtl w:val="0"/>
        </w:rPr>
        <w:t xml:space="preserve">Exemple de com quedaria una vista “tree” amb tot el que hem explicat:</w:t>
      </w:r>
    </w:p>
    <w:tbl>
      <w:tblPr>
        <w:tblStyle w:val="Table1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"prova.student_list"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list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prova.student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decoration-info</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"qualification&amp;lt;5"</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editable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"topics"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invisible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"true"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sum</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"Total Qualifications"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5F">
      <w:pPr>
        <w:pStyle w:val="Heading2"/>
        <w:numPr>
          <w:ilvl w:val="1"/>
          <w:numId w:val="19"/>
        </w:numPr>
        <w:rPr>
          <w:color w:val="669966"/>
        </w:rPr>
      </w:pPr>
      <w:bookmarkStart w:colFirst="0" w:colLast="0" w:name="_vou4nu5wenah" w:id="18"/>
      <w:bookmarkEnd w:id="18"/>
      <w:r w:rsidDel="00000000" w:rsidR="00000000" w:rsidRPr="00000000">
        <w:rPr>
          <w:rtl w:val="0"/>
        </w:rPr>
        <w:t xml:space="preserve">Vista Form</w:t>
      </w:r>
      <w:r w:rsidDel="00000000" w:rsidR="00000000" w:rsidRPr="00000000">
        <w:rPr>
          <w:rtl w:val="0"/>
        </w:rPr>
      </w:r>
    </w:p>
    <w:p w:rsidR="00000000" w:rsidDel="00000000" w:rsidP="00000000" w:rsidRDefault="00000000" w:rsidRPr="00000000" w14:paraId="00000160">
      <w:pPr>
        <w:pageBreakBefore w:val="0"/>
        <w:ind w:left="0" w:firstLine="0"/>
        <w:rPr/>
      </w:pPr>
      <w:r w:rsidDel="00000000" w:rsidR="00000000" w:rsidRPr="00000000">
        <w:rPr>
          <w:rtl w:val="0"/>
        </w:rPr>
        <w:t xml:space="preserve">Aquesta vista permet editar o crear un nou registre en el model que represente. Mostra un formulari que té versió editable i versió “només vista”. En tenir dues versions i necessitar més complexitat, la vista “form” té moltes més opcions.</w:t>
      </w:r>
      <w:r w:rsidDel="00000000" w:rsidR="00000000" w:rsidRPr="00000000">
        <w:rPr>
          <w:rtl w:val="0"/>
        </w:rPr>
      </w:r>
    </w:p>
    <w:p w:rsidR="00000000" w:rsidDel="00000000" w:rsidP="00000000" w:rsidRDefault="00000000" w:rsidRPr="00000000" w14:paraId="0000016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b w:val="1"/>
          <w:rtl w:val="0"/>
        </w:rPr>
        <w:t xml:space="preserve">Atenció:</w:t>
      </w:r>
      <w:r w:rsidDel="00000000" w:rsidR="00000000" w:rsidRPr="00000000">
        <w:rPr>
          <w:rtl w:val="0"/>
        </w:rPr>
        <w:t xml:space="preserve"> en aquesta vista cal tenir en compte que al final es traduirà en elements HTML i CSS i que els selectors CSS són estrictes amb l'ordre i jerarquia de les etiquetes. Per tant, no totes les combinacions funcionen sempre.</w:t>
      </w:r>
      <w:r w:rsidDel="00000000" w:rsidR="00000000" w:rsidRPr="00000000">
        <w:rPr>
          <w:rtl w:val="0"/>
        </w:rPr>
      </w:r>
    </w:p>
    <w:p w:rsidR="00000000" w:rsidDel="00000000" w:rsidP="00000000" w:rsidRDefault="00000000" w:rsidRPr="00000000" w14:paraId="00000162">
      <w:pPr>
        <w:pageBreakBefore w:val="0"/>
        <w:ind w:left="0" w:firstLine="0"/>
        <w:rPr/>
      </w:pPr>
      <w:r w:rsidDel="00000000" w:rsidR="00000000" w:rsidRPr="00000000">
        <w:rPr>
          <w:rtl w:val="0"/>
        </w:rPr>
        <w:t xml:space="preserve">El formulari deixa certa llibertat al desenvolupador per a controlar la disposició dels “fields” i l'estètica. No obstant això, hi ha un esquema que convé seguir.</w:t>
      </w:r>
    </w:p>
    <w:p w:rsidR="00000000" w:rsidDel="00000000" w:rsidP="00000000" w:rsidRDefault="00000000" w:rsidRPr="00000000" w14:paraId="00000163">
      <w:pPr>
        <w:pageBreakBefore w:val="0"/>
        <w:ind w:left="0" w:firstLine="0"/>
        <w:rPr/>
      </w:pPr>
      <w:r w:rsidDel="00000000" w:rsidR="00000000" w:rsidRPr="00000000">
        <w:rPr>
          <w:rtl w:val="0"/>
        </w:rPr>
        <w:t xml:space="preserve">Un formulari pot ser l'etiqueta “</w:t>
      </w:r>
      <w:r w:rsidDel="00000000" w:rsidR="00000000" w:rsidRPr="00000000">
        <w:rPr>
          <w:b w:val="1"/>
          <w:rtl w:val="0"/>
        </w:rPr>
        <w:t xml:space="preserve">&lt;form&gt;</w:t>
      </w:r>
      <w:r w:rsidDel="00000000" w:rsidR="00000000" w:rsidRPr="00000000">
        <w:rPr>
          <w:rtl w:val="0"/>
        </w:rPr>
        <w:t xml:space="preserve">” amb etiquetes de “fields” dins, igual que el “tree”. Però aconseguir un bon resultat serà més complicat i cal introduir elements HTML. Odoo proposa uns contenidors amb uns estils predefinits que funcionen bé i estandarditzen els formularis de tota l'aplicació.</w:t>
      </w:r>
    </w:p>
    <w:p w:rsidR="00000000" w:rsidDel="00000000" w:rsidP="00000000" w:rsidRDefault="00000000" w:rsidRPr="00000000" w14:paraId="00000164">
      <w:pPr>
        <w:pageBreakBefore w:val="0"/>
        <w:ind w:left="0" w:firstLine="0"/>
        <w:rPr/>
      </w:pPr>
      <w:r w:rsidDel="00000000" w:rsidR="00000000" w:rsidRPr="00000000">
        <w:rPr>
          <w:rtl w:val="0"/>
        </w:rPr>
      </w:r>
    </w:p>
    <w:p w:rsidR="00000000" w:rsidDel="00000000" w:rsidP="00000000" w:rsidRDefault="00000000" w:rsidRPr="00000000" w14:paraId="00000165">
      <w:pPr>
        <w:pageBreakBefore w:val="0"/>
        <w:ind w:left="0" w:firstLine="0"/>
        <w:rPr/>
      </w:pPr>
      <w:r w:rsidDel="00000000" w:rsidR="00000000" w:rsidRPr="00000000">
        <w:rPr>
          <w:rtl w:val="0"/>
        </w:rPr>
        <w:t xml:space="preserve">Perquè un formulari quede bé i no ocupe tota la pantalla es pot usar l'etiqueta “</w:t>
      </w:r>
      <w:r w:rsidDel="00000000" w:rsidR="00000000" w:rsidRPr="00000000">
        <w:rPr>
          <w:b w:val="1"/>
          <w:rtl w:val="0"/>
        </w:rPr>
        <w:t xml:space="preserve">&lt;sheet&gt;</w:t>
      </w:r>
      <w:r w:rsidDel="00000000" w:rsidR="00000000" w:rsidRPr="00000000">
        <w:rPr>
          <w:rtl w:val="0"/>
        </w:rPr>
        <w:t xml:space="preserve">” que englobe a la resta d'etiquetes. Si la utilitzem, els “fields” perdran el “label”, per la qual cosa hem de fer servir l'etiqueta“</w:t>
      </w:r>
      <w:r w:rsidDel="00000000" w:rsidR="00000000" w:rsidRPr="00000000">
        <w:rPr>
          <w:b w:val="1"/>
          <w:rtl w:val="0"/>
        </w:rPr>
        <w:t xml:space="preserve">&lt;group string=”nom del grup”&gt;”</w:t>
      </w:r>
      <w:r w:rsidDel="00000000" w:rsidR="00000000" w:rsidRPr="00000000">
        <w:rPr>
          <w:rtl w:val="0"/>
        </w:rPr>
        <w:t xml:space="preserve"> abans de les dels “fields”. També es pot posar en cada “field” l'etiqueta “</w:t>
      </w:r>
      <w:r w:rsidDel="00000000" w:rsidR="00000000" w:rsidRPr="00000000">
        <w:rPr>
          <w:b w:val="1"/>
          <w:rtl w:val="0"/>
        </w:rPr>
        <w:t xml:space="preserve">&lt;label for="nom del field"&gt;”.</w:t>
      </w:r>
      <w:r w:rsidDel="00000000" w:rsidR="00000000" w:rsidRPr="00000000">
        <w:rPr>
          <w:rtl w:val="0"/>
        </w:rPr>
      </w:r>
    </w:p>
    <w:p w:rsidR="00000000" w:rsidDel="00000000" w:rsidP="00000000" w:rsidRDefault="00000000" w:rsidRPr="00000000" w14:paraId="00000166">
      <w:pPr>
        <w:pageBreakBefore w:val="0"/>
        <w:ind w:left="0" w:firstLine="0"/>
        <w:rPr>
          <w:b w:val="1"/>
        </w:rPr>
      </w:pPr>
      <w:r w:rsidDel="00000000" w:rsidR="00000000" w:rsidRPr="00000000">
        <w:rPr>
          <w:rtl w:val="0"/>
        </w:rPr>
        <w:t xml:space="preserve">Si fem diversos “</w:t>
      </w:r>
      <w:r w:rsidDel="00000000" w:rsidR="00000000" w:rsidRPr="00000000">
        <w:rPr>
          <w:b w:val="1"/>
          <w:rtl w:val="0"/>
        </w:rPr>
        <w:t xml:space="preserve">groups</w:t>
      </w:r>
      <w:r w:rsidDel="00000000" w:rsidR="00000000" w:rsidRPr="00000000">
        <w:rPr>
          <w:rtl w:val="0"/>
        </w:rPr>
        <w:t xml:space="preserve">” o “groups dins de groups”, el CSS d'Odoo ja alinea els “fields” en columnes o els separa correctament. No obstant això, si volem separar manualment alguns “fields”, podem fer servir l'etiqueta “</w:t>
      </w:r>
      <w:r w:rsidDel="00000000" w:rsidR="00000000" w:rsidRPr="00000000">
        <w:rPr>
          <w:b w:val="1"/>
          <w:rtl w:val="0"/>
        </w:rPr>
        <w:t xml:space="preserve">&lt;separator string="nom  del separador"/&gt;”.</w:t>
      </w:r>
    </w:p>
    <w:p w:rsidR="00000000" w:rsidDel="00000000" w:rsidP="00000000" w:rsidRDefault="00000000" w:rsidRPr="00000000" w14:paraId="00000167">
      <w:pPr>
        <w:pageBreakBefore w:val="0"/>
        <w:ind w:left="0" w:firstLine="0"/>
        <w:rPr/>
      </w:pPr>
      <w:r w:rsidDel="00000000" w:rsidR="00000000" w:rsidRPr="00000000">
        <w:rPr>
          <w:rtl w:val="0"/>
        </w:rPr>
        <w:t xml:space="preserve">Un altre element de separació i organització és “</w:t>
      </w:r>
      <w:r w:rsidDel="00000000" w:rsidR="00000000" w:rsidRPr="00000000">
        <w:rPr>
          <w:b w:val="1"/>
          <w:rtl w:val="0"/>
        </w:rPr>
        <w:t xml:space="preserve">&lt;notebook&gt; &lt;page string="titol"&gt;”,</w:t>
      </w:r>
      <w:r w:rsidDel="00000000" w:rsidR="00000000" w:rsidRPr="00000000">
        <w:rPr>
          <w:rtl w:val="0"/>
        </w:rPr>
        <w:t xml:space="preserve"> que crea unes pestanyes que amaguen parts del formulari i permeten que càpia en la pantalla.</w:t>
      </w:r>
    </w:p>
    <w:p w:rsidR="00000000" w:rsidDel="00000000" w:rsidP="00000000" w:rsidRDefault="00000000" w:rsidRPr="00000000" w14:paraId="00000168">
      <w:pPr>
        <w:pageBreakBefore w:val="0"/>
        <w:ind w:left="0" w:firstLine="0"/>
        <w:rPr/>
      </w:pPr>
      <w:r w:rsidDel="00000000" w:rsidR="00000000" w:rsidRPr="00000000">
        <w:rPr>
          <w:rtl w:val="0"/>
        </w:rPr>
      </w:r>
    </w:p>
    <w:p w:rsidR="00000000" w:rsidDel="00000000" w:rsidP="00000000" w:rsidRDefault="00000000" w:rsidRPr="00000000" w14:paraId="0000016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w:t>
      </w:r>
      <w:r w:rsidDel="00000000" w:rsidR="00000000" w:rsidRPr="00000000">
        <w:rPr>
          <w:rtl w:val="0"/>
        </w:rPr>
        <w:t xml:space="preserve"> les combinacions de “group”, “label”, “separator”, “notebook” i “page” són moltes. Es recomana veure com han fet els formularis en algunes parts d'Odoo. Els formularis oficials tenen moltes coses més complexes. Algunes d'elles les observarem a continuació.</w:t>
      </w:r>
      <w:r w:rsidDel="00000000" w:rsidR="00000000" w:rsidRPr="00000000">
        <w:rPr>
          <w:rtl w:val="0"/>
        </w:rPr>
      </w:r>
    </w:p>
    <w:p w:rsidR="00000000" w:rsidDel="00000000" w:rsidP="00000000" w:rsidRDefault="00000000" w:rsidRPr="00000000" w14:paraId="0000016A">
      <w:pPr>
        <w:pageBreakBefore w:val="0"/>
        <w:ind w:left="0" w:firstLine="0"/>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Una vegada esmentats els elements d'estructura del formulari, veurem com modificar l'aparença dels “fields”.</w:t>
      </w:r>
    </w:p>
    <w:p w:rsidR="00000000" w:rsidDel="00000000" w:rsidP="00000000" w:rsidRDefault="00000000" w:rsidRPr="00000000" w14:paraId="0000016C">
      <w:pPr>
        <w:pStyle w:val="Heading3"/>
        <w:pageBreakBefore w:val="0"/>
        <w:numPr>
          <w:ilvl w:val="2"/>
          <w:numId w:val="19"/>
        </w:numPr>
        <w:rPr>
          <w:u w:val="none"/>
        </w:rPr>
      </w:pPr>
      <w:bookmarkStart w:colFirst="0" w:colLast="0" w:name="_slvqw65piey7" w:id="19"/>
      <w:bookmarkEnd w:id="19"/>
      <w:r w:rsidDel="00000000" w:rsidR="00000000" w:rsidRPr="00000000">
        <w:rPr>
          <w:rtl w:val="0"/>
        </w:rPr>
        <w:t xml:space="preserve">Definir una vista “tree” específica als “X2many”</w:t>
      </w:r>
    </w:p>
    <w:p w:rsidR="00000000" w:rsidDel="00000000" w:rsidP="00000000" w:rsidRDefault="00000000" w:rsidRPr="00000000" w14:paraId="0000016D">
      <w:pPr>
        <w:pageBreakBefore w:val="0"/>
        <w:ind w:left="0" w:firstLine="0"/>
        <w:rPr/>
      </w:pPr>
      <w:r w:rsidDel="00000000" w:rsidR="00000000" w:rsidRPr="00000000">
        <w:rPr>
          <w:rtl w:val="0"/>
        </w:rPr>
        <w:t xml:space="preserve">Els “One2many” i “Many2many” es mostren, per defecte, dins d'un formulari com una sub-vista “tree”. Odoo agafa la vista “tree” amb més prioritat del model al qual fa referència el “X2many” i la incrusta dins del formulari. Això provoca dos problemes:</w:t>
      </w:r>
      <w:r w:rsidDel="00000000" w:rsidR="00000000" w:rsidRPr="00000000">
        <w:rPr>
          <w:rtl w:val="0"/>
        </w:rPr>
      </w:r>
    </w:p>
    <w:p w:rsidR="00000000" w:rsidDel="00000000" w:rsidP="00000000" w:rsidRDefault="00000000" w:rsidRPr="00000000" w14:paraId="0000016E">
      <w:pPr>
        <w:pageBreakBefore w:val="0"/>
        <w:numPr>
          <w:ilvl w:val="0"/>
          <w:numId w:val="9"/>
        </w:numPr>
        <w:spacing w:after="0" w:afterAutospacing="0"/>
        <w:ind w:left="720" w:hanging="360"/>
        <w:rPr>
          <w:u w:val="none"/>
        </w:rPr>
      </w:pPr>
      <w:r w:rsidDel="00000000" w:rsidR="00000000" w:rsidRPr="00000000">
        <w:rPr>
          <w:rtl w:val="0"/>
        </w:rPr>
        <w:t xml:space="preserve">Si canvies aqueixa vista també canvien els formularis.</w:t>
      </w:r>
    </w:p>
    <w:p w:rsidR="00000000" w:rsidDel="00000000" w:rsidP="00000000" w:rsidRDefault="00000000" w:rsidRPr="00000000" w14:paraId="0000016F">
      <w:pPr>
        <w:pageBreakBefore w:val="0"/>
        <w:numPr>
          <w:ilvl w:val="0"/>
          <w:numId w:val="9"/>
        </w:numPr>
        <w:spacing w:before="0" w:beforeAutospacing="0"/>
        <w:ind w:left="720" w:hanging="360"/>
        <w:rPr>
          <w:u w:val="none"/>
        </w:rPr>
      </w:pPr>
      <w:r w:rsidDel="00000000" w:rsidR="00000000" w:rsidRPr="00000000">
        <w:rPr>
          <w:rtl w:val="0"/>
        </w:rPr>
        <w:t xml:space="preserve">Les vistes “tree” quan són independents solen mostrar més “fields” dels quals necessites dins d'un formulari que les referencia.</w:t>
      </w:r>
    </w:p>
    <w:p w:rsidR="00000000" w:rsidDel="00000000" w:rsidP="00000000" w:rsidRDefault="00000000" w:rsidRPr="00000000" w14:paraId="00000170">
      <w:pPr>
        <w:pageBreakBefore w:val="0"/>
        <w:ind w:left="0" w:firstLine="0"/>
        <w:rPr/>
      </w:pPr>
      <w:r w:rsidDel="00000000" w:rsidR="00000000" w:rsidRPr="00000000">
        <w:rPr>
          <w:rtl w:val="0"/>
        </w:rPr>
        <w:t xml:space="preserve">Per això es pot definir un “tree” dins del “field”:</w:t>
      </w:r>
    </w:p>
    <w:tbl>
      <w:tblPr>
        <w:tblStyle w:val="Table1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"subscriptions"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colspan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tl w:val="0"/>
              </w:rPr>
            </w:r>
          </w:p>
        </w:tc>
      </w:tr>
    </w:tbl>
    <w:p w:rsidR="00000000" w:rsidDel="00000000" w:rsidP="00000000" w:rsidRDefault="00000000" w:rsidRPr="00000000" w14:paraId="00000172">
      <w:pPr>
        <w:pStyle w:val="Heading3"/>
        <w:pageBreakBefore w:val="0"/>
        <w:numPr>
          <w:ilvl w:val="2"/>
          <w:numId w:val="19"/>
        </w:numPr>
        <w:rPr>
          <w:u w:val="none"/>
        </w:rPr>
      </w:pPr>
      <w:bookmarkStart w:colFirst="0" w:colLast="0" w:name="_trc4xhpsikhj" w:id="20"/>
      <w:bookmarkEnd w:id="20"/>
      <w:r w:rsidDel="00000000" w:rsidR="00000000" w:rsidRPr="00000000">
        <w:rPr>
          <w:rtl w:val="0"/>
        </w:rPr>
        <w:t xml:space="preserve">Widgets</w:t>
      </w:r>
    </w:p>
    <w:p w:rsidR="00000000" w:rsidDel="00000000" w:rsidP="00000000" w:rsidRDefault="00000000" w:rsidRPr="00000000" w14:paraId="00000173">
      <w:pPr>
        <w:pageBreakBefore w:val="0"/>
        <w:rPr/>
      </w:pPr>
      <w:r w:rsidDel="00000000" w:rsidR="00000000" w:rsidRPr="00000000">
        <w:rPr>
          <w:rtl w:val="0"/>
        </w:rPr>
        <w:t xml:space="preserve">Un “widget” és un component del client web que serveix per a representar una dada d'una forma determinada. Un “widget” té una plantilla HTML, un estil amb CSS i un comportament definit amb Javascript. Si volem, per exemple, mostrar i editar dates, Odoo té un “widget” per als “Datetime” que mostra la data amb format de data i mostra un calendari quan estem en manera edició.</w:t>
      </w:r>
    </w:p>
    <w:p w:rsidR="00000000" w:rsidDel="00000000" w:rsidP="00000000" w:rsidRDefault="00000000" w:rsidRPr="00000000" w14:paraId="00000174">
      <w:pPr>
        <w:pageBreakBefore w:val="0"/>
        <w:rPr/>
      </w:pPr>
      <w:r w:rsidDel="00000000" w:rsidR="00000000" w:rsidRPr="00000000">
        <w:rPr>
          <w:rtl w:val="0"/>
        </w:rPr>
        <w:t xml:space="preserve">Alguns “fields” poden mostrar-se amb diferents “widgets” en funció del que vulguem. Per exemple, les imatges per defecte estan en un “widget” que permet descarregar-les, però no veure-les en la web. Si li posem “widget=’image’” les mostrarà. </w:t>
      </w:r>
    </w:p>
    <w:p w:rsidR="00000000" w:rsidDel="00000000" w:rsidP="00000000" w:rsidRDefault="00000000" w:rsidRPr="00000000" w14:paraId="00000175">
      <w:pPr>
        <w:pageBreakBefore w:val="0"/>
        <w:rPr/>
      </w:pPr>
      <w:r w:rsidDel="00000000" w:rsidR="00000000" w:rsidRPr="00000000">
        <w:rPr>
          <w:rtl w:val="0"/>
        </w:rPr>
        <w:t xml:space="preserve">És possible fer els nostres propis “widgets”, no obstant això, requereix saber modificar el client web, la qual cosa no està contemplat en aquesta unitat didàctica.</w:t>
      </w:r>
    </w:p>
    <w:p w:rsidR="00000000" w:rsidDel="00000000" w:rsidP="00000000" w:rsidRDefault="00000000" w:rsidRPr="00000000" w14:paraId="00000176">
      <w:pPr>
        <w:pageBreakBefore w:val="0"/>
        <w:rPr/>
      </w:pPr>
      <w:r w:rsidDel="00000000" w:rsidR="00000000" w:rsidRPr="00000000">
        <w:rPr>
          <w:rtl w:val="0"/>
        </w:rPr>
        <w:t xml:space="preserve">Ací tenim alguns “widgets” disponibles per a “fields” numèrics:</w:t>
      </w:r>
    </w:p>
    <w:p w:rsidR="00000000" w:rsidDel="00000000" w:rsidP="00000000" w:rsidRDefault="00000000" w:rsidRPr="00000000" w14:paraId="00000177">
      <w:pPr>
        <w:pageBreakBefore w:val="0"/>
        <w:numPr>
          <w:ilvl w:val="0"/>
          <w:numId w:val="25"/>
        </w:numPr>
        <w:spacing w:after="0" w:afterAutospacing="0"/>
        <w:ind w:left="720" w:hanging="360"/>
        <w:rPr>
          <w:u w:val="none"/>
        </w:rPr>
      </w:pPr>
      <w:r w:rsidDel="00000000" w:rsidR="00000000" w:rsidRPr="00000000">
        <w:rPr>
          <w:b w:val="1"/>
          <w:rtl w:val="0"/>
        </w:rPr>
        <w:t xml:space="preserve">integer</w:t>
      </w:r>
      <w:r w:rsidDel="00000000" w:rsidR="00000000" w:rsidRPr="00000000">
        <w:rPr>
          <w:rtl w:val="0"/>
        </w:rPr>
        <w:t xml:space="preserve">: el número sense comes. Si està buit, mostra un 0.</w:t>
      </w:r>
    </w:p>
    <w:p w:rsidR="00000000" w:rsidDel="00000000" w:rsidP="00000000" w:rsidRDefault="00000000" w:rsidRPr="00000000" w14:paraId="00000178">
      <w:pPr>
        <w:pageBreakBefore w:val="0"/>
        <w:numPr>
          <w:ilvl w:val="0"/>
          <w:numId w:val="25"/>
        </w:numPr>
        <w:spacing w:after="0" w:afterAutospacing="0" w:before="0" w:beforeAutospacing="0"/>
        <w:ind w:left="720" w:hanging="360"/>
        <w:rPr>
          <w:u w:val="none"/>
        </w:rPr>
      </w:pPr>
      <w:r w:rsidDel="00000000" w:rsidR="00000000" w:rsidRPr="00000000">
        <w:rPr>
          <w:b w:val="1"/>
          <w:rtl w:val="0"/>
        </w:rPr>
        <w:t xml:space="preserve">char</w:t>
      </w:r>
      <w:r w:rsidDel="00000000" w:rsidR="00000000" w:rsidRPr="00000000">
        <w:rPr>
          <w:rtl w:val="0"/>
        </w:rPr>
        <w:t xml:space="preserve">: el caràcter, encara que mostra el camp més ample. Si està buit mostra un buit.</w:t>
      </w:r>
    </w:p>
    <w:p w:rsidR="00000000" w:rsidDel="00000000" w:rsidP="00000000" w:rsidRDefault="00000000" w:rsidRPr="00000000" w14:paraId="00000179">
      <w:pPr>
        <w:pageBreakBefore w:val="0"/>
        <w:numPr>
          <w:ilvl w:val="0"/>
          <w:numId w:val="25"/>
        </w:numPr>
        <w:spacing w:after="0" w:afterAutospacing="0" w:before="0" w:beforeAutospacing="0"/>
        <w:ind w:left="720" w:hanging="360"/>
        <w:rPr>
          <w:u w:val="none"/>
        </w:rPr>
      </w:pPr>
      <w:r w:rsidDel="00000000" w:rsidR="00000000" w:rsidRPr="00000000">
        <w:rPr>
          <w:b w:val="1"/>
          <w:rtl w:val="0"/>
        </w:rPr>
        <w:t xml:space="preserve">id</w:t>
      </w:r>
      <w:r w:rsidDel="00000000" w:rsidR="00000000" w:rsidRPr="00000000">
        <w:rPr>
          <w:rtl w:val="0"/>
        </w:rPr>
        <w:t xml:space="preserve">: no es pot editar.</w:t>
      </w:r>
      <w:r w:rsidDel="00000000" w:rsidR="00000000" w:rsidRPr="00000000">
        <w:drawing>
          <wp:anchor allowOverlap="1" behindDoc="0" distB="114300" distT="114300" distL="114300" distR="114300" hidden="0" layoutInCell="1" locked="0" relativeHeight="0" simplePos="0">
            <wp:simplePos x="0" y="0"/>
            <wp:positionH relativeFrom="column">
              <wp:posOffset>3514725</wp:posOffset>
            </wp:positionH>
            <wp:positionV relativeFrom="paragraph">
              <wp:posOffset>219075</wp:posOffset>
            </wp:positionV>
            <wp:extent cx="387668" cy="368909"/>
            <wp:effectExtent b="0" l="0" r="0" t="0"/>
            <wp:wrapNone/>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87668" cy="368909"/>
                    </a:xfrm>
                    <a:prstGeom prst="rect"/>
                    <a:ln/>
                  </pic:spPr>
                </pic:pic>
              </a:graphicData>
            </a:graphic>
          </wp:anchor>
        </w:drawing>
      </w:r>
    </w:p>
    <w:p w:rsidR="00000000" w:rsidDel="00000000" w:rsidP="00000000" w:rsidRDefault="00000000" w:rsidRPr="00000000" w14:paraId="0000017A">
      <w:pPr>
        <w:pageBreakBefore w:val="0"/>
        <w:numPr>
          <w:ilvl w:val="0"/>
          <w:numId w:val="25"/>
        </w:numPr>
        <w:spacing w:after="0" w:afterAutospacing="0" w:before="0" w:beforeAutospacing="0"/>
        <w:ind w:left="720" w:hanging="360"/>
        <w:rPr>
          <w:u w:val="none"/>
        </w:rPr>
      </w:pPr>
      <w:r w:rsidDel="00000000" w:rsidR="00000000" w:rsidRPr="00000000">
        <w:rPr>
          <w:b w:val="1"/>
          <w:rtl w:val="0"/>
        </w:rPr>
        <w:t xml:space="preserve">float</w:t>
      </w:r>
      <w:r w:rsidDel="00000000" w:rsidR="00000000" w:rsidRPr="00000000">
        <w:rPr>
          <w:rtl w:val="0"/>
        </w:rPr>
        <w:t xml:space="preserve">: el número amb decimals</w:t>
      </w:r>
    </w:p>
    <w:p w:rsidR="00000000" w:rsidDel="00000000" w:rsidP="00000000" w:rsidRDefault="00000000" w:rsidRPr="00000000" w14:paraId="0000017B">
      <w:pPr>
        <w:pageBreakBefore w:val="0"/>
        <w:numPr>
          <w:ilvl w:val="0"/>
          <w:numId w:val="25"/>
        </w:numPr>
        <w:spacing w:after="0" w:afterAutospacing="0" w:before="0" w:beforeAutospacing="0"/>
        <w:ind w:left="720" w:hanging="360"/>
        <w:rPr>
          <w:u w:val="none"/>
        </w:rPr>
      </w:pPr>
      <w:r w:rsidDel="00000000" w:rsidR="00000000" w:rsidRPr="00000000">
        <w:rPr>
          <w:b w:val="1"/>
          <w:rtl w:val="0"/>
        </w:rPr>
        <w:t xml:space="preserve">percentpie</w:t>
      </w:r>
      <w:r w:rsidDel="00000000" w:rsidR="00000000" w:rsidRPr="00000000">
        <w:rPr>
          <w:rtl w:val="0"/>
        </w:rPr>
        <w:t xml:space="preserve">:  un gràfic circular amb el percentatge. </w:t>
      </w:r>
      <w:r w:rsidDel="00000000" w:rsidR="00000000" w:rsidRPr="00000000">
        <w:drawing>
          <wp:anchor allowOverlap="1" behindDoc="0" distB="114300" distT="114300" distL="114300" distR="114300" hidden="0" layoutInCell="1" locked="0" relativeHeight="0" simplePos="0">
            <wp:simplePos x="0" y="0"/>
            <wp:positionH relativeFrom="column">
              <wp:posOffset>2771775</wp:posOffset>
            </wp:positionH>
            <wp:positionV relativeFrom="paragraph">
              <wp:posOffset>228600</wp:posOffset>
            </wp:positionV>
            <wp:extent cx="3616643" cy="228600"/>
            <wp:effectExtent b="0" l="0" r="0" t="0"/>
            <wp:wrapNone/>
            <wp:docPr id="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616643" cy="228600"/>
                    </a:xfrm>
                    <a:prstGeom prst="rect"/>
                    <a:ln/>
                  </pic:spPr>
                </pic:pic>
              </a:graphicData>
            </a:graphic>
          </wp:anchor>
        </w:drawing>
      </w:r>
    </w:p>
    <w:p w:rsidR="00000000" w:rsidDel="00000000" w:rsidP="00000000" w:rsidRDefault="00000000" w:rsidRPr="00000000" w14:paraId="0000017C">
      <w:pPr>
        <w:pageBreakBefore w:val="0"/>
        <w:numPr>
          <w:ilvl w:val="0"/>
          <w:numId w:val="25"/>
        </w:numPr>
        <w:spacing w:after="0" w:afterAutospacing="0" w:before="0" w:beforeAutospacing="0"/>
        <w:ind w:left="720" w:hanging="360"/>
        <w:rPr>
          <w:u w:val="none"/>
        </w:rPr>
      </w:pPr>
      <w:r w:rsidDel="00000000" w:rsidR="00000000" w:rsidRPr="00000000">
        <w:rPr>
          <w:b w:val="1"/>
          <w:rtl w:val="0"/>
        </w:rPr>
        <w:t xml:space="preserve">progressbar</w:t>
      </w:r>
      <w:r w:rsidDel="00000000" w:rsidR="00000000" w:rsidRPr="00000000">
        <w:rPr>
          <w:rtl w:val="0"/>
        </w:rPr>
        <w:t xml:space="preserve">: una barra de progrés: </w:t>
      </w:r>
    </w:p>
    <w:p w:rsidR="00000000" w:rsidDel="00000000" w:rsidP="00000000" w:rsidRDefault="00000000" w:rsidRPr="00000000" w14:paraId="0000017D">
      <w:pPr>
        <w:pageBreakBefore w:val="0"/>
        <w:numPr>
          <w:ilvl w:val="0"/>
          <w:numId w:val="25"/>
        </w:numPr>
        <w:spacing w:after="0" w:afterAutospacing="0" w:before="0" w:beforeAutospacing="0"/>
        <w:ind w:left="720" w:hanging="360"/>
        <w:rPr>
          <w:u w:val="none"/>
        </w:rPr>
      </w:pPr>
      <w:r w:rsidDel="00000000" w:rsidR="00000000" w:rsidRPr="00000000">
        <w:rPr>
          <w:b w:val="1"/>
          <w:rtl w:val="0"/>
        </w:rPr>
        <w:t xml:space="preserve">monetary</w:t>
      </w:r>
      <w:r w:rsidDel="00000000" w:rsidR="00000000" w:rsidRPr="00000000">
        <w:rPr>
          <w:rtl w:val="0"/>
        </w:rPr>
        <w:t xml:space="preserve">: amb dues decimals.</w:t>
      </w:r>
    </w:p>
    <w:p w:rsidR="00000000" w:rsidDel="00000000" w:rsidP="00000000" w:rsidRDefault="00000000" w:rsidRPr="00000000" w14:paraId="0000017E">
      <w:pPr>
        <w:pageBreakBefore w:val="0"/>
        <w:numPr>
          <w:ilvl w:val="0"/>
          <w:numId w:val="25"/>
        </w:numPr>
        <w:spacing w:before="0" w:beforeAutospacing="0"/>
        <w:ind w:left="720" w:hanging="360"/>
        <w:rPr>
          <w:u w:val="none"/>
        </w:rPr>
      </w:pPr>
      <w:r w:rsidDel="00000000" w:rsidR="00000000" w:rsidRPr="00000000">
        <w:rPr>
          <w:b w:val="1"/>
          <w:rtl w:val="0"/>
        </w:rPr>
        <w:t xml:space="preserve">field_float_rating</w:t>
      </w:r>
      <w:r w:rsidDel="00000000" w:rsidR="00000000" w:rsidRPr="00000000">
        <w:rPr>
          <w:rtl w:val="0"/>
        </w:rPr>
        <w:t xml:space="preserve">: estreles en funció d'un float.</w:t>
      </w:r>
    </w:p>
    <w:p w:rsidR="00000000" w:rsidDel="00000000" w:rsidP="00000000" w:rsidRDefault="00000000" w:rsidRPr="00000000" w14:paraId="0000017F">
      <w:pPr>
        <w:pageBreakBefore w:val="0"/>
        <w:rPr/>
      </w:pPr>
      <w:r w:rsidDel="00000000" w:rsidR="00000000" w:rsidRPr="00000000">
        <w:rPr>
          <w:rtl w:val="0"/>
        </w:rPr>
      </w:r>
    </w:p>
    <w:p w:rsidR="00000000" w:rsidDel="00000000" w:rsidP="00000000" w:rsidRDefault="00000000" w:rsidRPr="00000000" w14:paraId="00000180">
      <w:pPr>
        <w:pageBreakBefore w:val="0"/>
        <w:rPr/>
      </w:pPr>
      <w:r w:rsidDel="00000000" w:rsidR="00000000" w:rsidRPr="00000000">
        <w:rPr>
          <w:rtl w:val="0"/>
        </w:rPr>
      </w:r>
    </w:p>
    <w:p w:rsidR="00000000" w:rsidDel="00000000" w:rsidP="00000000" w:rsidRDefault="00000000" w:rsidRPr="00000000" w14:paraId="00000181">
      <w:pPr>
        <w:pageBreakBefore w:val="0"/>
        <w:rPr/>
      </w:pPr>
      <w:r w:rsidDel="00000000" w:rsidR="00000000" w:rsidRPr="00000000">
        <w:rPr>
          <w:rtl w:val="0"/>
        </w:rPr>
        <w:t xml:space="preserve">Per als “fields” de text tenim alguns que amb el seu nom s'expliquen a soles pel seu nom: char, text, email, url, date, html.</w:t>
      </w:r>
    </w:p>
    <w:p w:rsidR="00000000" w:rsidDel="00000000" w:rsidP="00000000" w:rsidRDefault="00000000" w:rsidRPr="00000000" w14:paraId="00000182">
      <w:pPr>
        <w:pageBreakBefore w:val="0"/>
        <w:rPr/>
      </w:pPr>
      <w:r w:rsidDel="00000000" w:rsidR="00000000" w:rsidRPr="00000000">
        <w:rPr>
          <w:rtl w:val="0"/>
        </w:rPr>
        <w:t xml:space="preserve">Per als booleans, a partir d'Odoo 13 es pot mostrar una cinta al costat del formulari amb el “widget” anomenat “</w:t>
      </w:r>
      <w:r w:rsidDel="00000000" w:rsidR="00000000" w:rsidRPr="00000000">
        <w:rPr>
          <w:b w:val="1"/>
          <w:rtl w:val="0"/>
        </w:rPr>
        <w:t xml:space="preserve">web_ribbon</w:t>
      </w:r>
      <w:r w:rsidDel="00000000" w:rsidR="00000000" w:rsidRPr="00000000">
        <w:rPr>
          <w:rtl w:val="0"/>
        </w:rPr>
        <w:t xml:space="preserve">”.</w:t>
      </w:r>
    </w:p>
    <w:p w:rsidR="00000000" w:rsidDel="00000000" w:rsidP="00000000" w:rsidRDefault="00000000" w:rsidRPr="00000000" w14:paraId="00000183">
      <w:pPr>
        <w:pageBreakBefore w:val="0"/>
        <w:rPr/>
      </w:pPr>
      <w:r w:rsidDel="00000000" w:rsidR="00000000" w:rsidRPr="00000000">
        <w:rPr>
          <w:rtl w:val="0"/>
        </w:rPr>
        <w:t xml:space="preserve">Els “fields” relacionals es mostren per defecte com un “selection” o un “tree”, però poden ser:</w:t>
      </w:r>
    </w:p>
    <w:p w:rsidR="00000000" w:rsidDel="00000000" w:rsidP="00000000" w:rsidRDefault="00000000" w:rsidRPr="00000000" w14:paraId="00000184">
      <w:pPr>
        <w:pageBreakBefore w:val="0"/>
        <w:numPr>
          <w:ilvl w:val="0"/>
          <w:numId w:val="15"/>
        </w:numPr>
        <w:spacing w:after="0" w:afterAutospacing="0"/>
        <w:ind w:left="720" w:hanging="360"/>
        <w:rPr>
          <w:u w:val="none"/>
        </w:rPr>
      </w:pPr>
      <w:r w:rsidDel="00000000" w:rsidR="00000000" w:rsidRPr="00000000">
        <w:rPr>
          <w:b w:val="1"/>
          <w:rtl w:val="0"/>
        </w:rPr>
        <w:t xml:space="preserve">many2onebutton:</w:t>
      </w:r>
      <w:r w:rsidDel="00000000" w:rsidR="00000000" w:rsidRPr="00000000">
        <w:rPr>
          <w:rtl w:val="0"/>
        </w:rPr>
        <w:t xml:space="preserve"> indica només si està seleccionat. </w:t>
      </w:r>
      <w:r w:rsidDel="00000000" w:rsidR="00000000" w:rsidRPr="00000000">
        <w:rPr/>
        <w:drawing>
          <wp:inline distB="114300" distT="114300" distL="114300" distR="114300">
            <wp:extent cx="1482566" cy="267585"/>
            <wp:effectExtent b="0" l="0" r="0" t="0"/>
            <wp:docPr id="1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482566" cy="26758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ageBreakBefore w:val="0"/>
        <w:numPr>
          <w:ilvl w:val="0"/>
          <w:numId w:val="15"/>
        </w:numPr>
        <w:spacing w:before="0" w:beforeAutospacing="0"/>
        <w:ind w:left="720" w:hanging="360"/>
        <w:rPr>
          <w:u w:val="none"/>
        </w:rPr>
      </w:pPr>
      <w:r w:rsidDel="00000000" w:rsidR="00000000" w:rsidRPr="00000000">
        <w:rPr>
          <w:b w:val="1"/>
          <w:rtl w:val="0"/>
        </w:rPr>
        <w:t xml:space="preserve">many2many_tags</w:t>
      </w:r>
      <w:r w:rsidDel="00000000" w:rsidR="00000000" w:rsidRPr="00000000">
        <w:rPr>
          <w:rtl w:val="0"/>
        </w:rPr>
        <w:t xml:space="preserve">: que mostres les dades com etiquetes. </w:t>
      </w:r>
    </w:p>
    <w:p w:rsidR="00000000" w:rsidDel="00000000" w:rsidP="00000000" w:rsidRDefault="00000000" w:rsidRPr="00000000" w14:paraId="00000186">
      <w:pPr>
        <w:pageBreakBefore w:val="0"/>
        <w:ind w:left="720" w:firstLine="0"/>
        <w:rPr/>
      </w:pPr>
      <w:r w:rsidDel="00000000" w:rsidR="00000000" w:rsidRPr="00000000">
        <w:rPr/>
        <w:drawing>
          <wp:inline distB="114300" distT="114300" distL="114300" distR="114300">
            <wp:extent cx="6192210" cy="241300"/>
            <wp:effectExtent b="0" l="0" r="0" t="0"/>
            <wp:docPr id="9"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19221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ageBreakBefore w:val="0"/>
        <w:rPr/>
      </w:pPr>
      <w:r w:rsidDel="00000000" w:rsidR="00000000" w:rsidRPr="00000000">
        <w:rPr>
          <w:rtl w:val="0"/>
        </w:rPr>
      </w:r>
    </w:p>
    <w:p w:rsidR="00000000" w:rsidDel="00000000" w:rsidP="00000000" w:rsidRDefault="00000000" w:rsidRPr="00000000" w14:paraId="0000018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w:t>
      </w:r>
      <w:r w:rsidDel="00000000" w:rsidR="00000000" w:rsidRPr="00000000">
        <w:rPr>
          <w:rtl w:val="0"/>
        </w:rPr>
        <w:t xml:space="preserve">: la llista de “widgets” és molt llarga i van entrant i eixint en les diferents versions d'Odoo. Recomanem explorar els mòduls oficials i veure com s'utilitzen per a copiar el codi en el nostre mòdul. Hi ha molts més, alguns sols estan si has instal·lat un determinat mòdul, perquè es van fer a propòsit per a aqueix mòdul, encara que els pots aprofitar si el poses com a dependència.</w:t>
      </w:r>
    </w:p>
    <w:p w:rsidR="00000000" w:rsidDel="00000000" w:rsidP="00000000" w:rsidRDefault="00000000" w:rsidRPr="00000000" w14:paraId="00000189">
      <w:pPr>
        <w:pageBreakBefore w:val="0"/>
        <w:rPr/>
      </w:pPr>
      <w:r w:rsidDel="00000000" w:rsidR="00000000" w:rsidRPr="00000000">
        <w:rPr>
          <w:rtl w:val="0"/>
        </w:rPr>
      </w:r>
    </w:p>
    <w:p w:rsidR="00000000" w:rsidDel="00000000" w:rsidP="00000000" w:rsidRDefault="00000000" w:rsidRPr="00000000" w14:paraId="0000018A">
      <w:pPr>
        <w:pStyle w:val="Heading3"/>
        <w:pageBreakBefore w:val="0"/>
        <w:numPr>
          <w:ilvl w:val="2"/>
          <w:numId w:val="19"/>
        </w:numPr>
        <w:rPr>
          <w:u w:val="none"/>
        </w:rPr>
      </w:pPr>
      <w:bookmarkStart w:colFirst="0" w:colLast="0" w:name="_akuym8ylkzg" w:id="21"/>
      <w:bookmarkEnd w:id="21"/>
      <w:r w:rsidDel="00000000" w:rsidR="00000000" w:rsidRPr="00000000">
        <w:rPr>
          <w:rtl w:val="0"/>
        </w:rPr>
        <w:t xml:space="preserve">Valors per defecte en els One2many</w:t>
      </w:r>
      <w:r w:rsidDel="00000000" w:rsidR="00000000" w:rsidRPr="00000000">
        <w:rPr>
          <w:rtl w:val="0"/>
        </w:rPr>
      </w:r>
    </w:p>
    <w:p w:rsidR="00000000" w:rsidDel="00000000" w:rsidP="00000000" w:rsidRDefault="00000000" w:rsidRPr="00000000" w14:paraId="0000018B">
      <w:pPr>
        <w:pageBreakBefore w:val="0"/>
        <w:ind w:left="0" w:firstLine="0"/>
        <w:rPr/>
      </w:pPr>
      <w:r w:rsidDel="00000000" w:rsidR="00000000" w:rsidRPr="00000000">
        <w:rPr>
          <w:rtl w:val="0"/>
        </w:rPr>
        <w:t xml:space="preserve">Quan tenim un “One2many” en una vista “form”, ens dona l'opció de crear nous registres. Recordem que un “One2many” no és més que una representació del “Many2one” que hi ha en l'altre model. Per tant, si creem nous registres, necessitem que el “Many2one” del model a crear referencie al registre que estem modificant del model que té el formulari.</w:t>
      </w:r>
      <w:r w:rsidDel="00000000" w:rsidR="00000000" w:rsidRPr="00000000">
        <w:rPr>
          <w:rtl w:val="0"/>
        </w:rPr>
        <w:t xml:space="preserve"> </w:t>
      </w:r>
    </w:p>
    <w:p w:rsidR="00000000" w:rsidDel="00000000" w:rsidP="00000000" w:rsidRDefault="00000000" w:rsidRPr="00000000" w14:paraId="0000018C">
      <w:pPr>
        <w:pageBreakBefore w:val="0"/>
        <w:ind w:left="0" w:firstLine="0"/>
        <w:rPr>
          <w:b w:val="1"/>
        </w:rPr>
      </w:pPr>
      <w:r w:rsidDel="00000000" w:rsidR="00000000" w:rsidRPr="00000000">
        <w:rPr>
          <w:rtl w:val="0"/>
        </w:rPr>
        <w:t xml:space="preserve">Per a aconseguir que el formulari que </w:t>
      </w:r>
      <w:ins w:author="ALFREDO OLTRA ORENGO" w:id="0" w:date="2022-08-08T21:33:26Z">
        <w:r w:rsidDel="00000000" w:rsidR="00000000" w:rsidRPr="00000000">
          <w:rPr>
            <w:rtl w:val="0"/>
          </w:rPr>
          <w:t xml:space="preserve">ix</w:t>
        </w:r>
      </w:ins>
      <w:del w:author="ALFREDO OLTRA ORENGO" w:id="0" w:date="2022-08-08T21:33:26Z">
        <w:r w:rsidDel="00000000" w:rsidR="00000000" w:rsidRPr="00000000">
          <w:rPr>
            <w:rtl w:val="0"/>
          </w:rPr>
          <w:delText xml:space="preserve">sale</w:delText>
        </w:r>
      </w:del>
      <w:r w:rsidDel="00000000" w:rsidR="00000000" w:rsidRPr="00000000">
        <w:rPr>
          <w:rtl w:val="0"/>
        </w:rPr>
        <w:t xml:space="preserve"> en la finestra emergent tinga aque</w:t>
      </w:r>
      <w:ins w:author="ALFREDO OLTRA ORENGO" w:id="1" w:date="2022-08-08T21:33:41Z">
        <w:r w:rsidDel="00000000" w:rsidR="00000000" w:rsidRPr="00000000">
          <w:rPr>
            <w:rtl w:val="0"/>
          </w:rPr>
          <w:t xml:space="preserve">st</w:t>
        </w:r>
      </w:ins>
      <w:del w:author="ALFREDO OLTRA ORENGO" w:id="1" w:date="2022-08-08T21:33:41Z">
        <w:r w:rsidDel="00000000" w:rsidR="00000000" w:rsidRPr="00000000">
          <w:rPr>
            <w:rtl w:val="0"/>
          </w:rPr>
          <w:delText xml:space="preserve">ix</w:delText>
        </w:r>
      </w:del>
      <w:r w:rsidDel="00000000" w:rsidR="00000000" w:rsidRPr="00000000">
        <w:rPr>
          <w:rtl w:val="0"/>
        </w:rPr>
        <w:t xml:space="preserve"> valor per defecte, el que farem serà passar per context una dada amb un nom especial que serà interpretat: </w:t>
      </w:r>
      <w:r w:rsidDel="00000000" w:rsidR="00000000" w:rsidRPr="00000000">
        <w:rPr>
          <w:b w:val="1"/>
          <w:rtl w:val="0"/>
        </w:rPr>
        <w:t xml:space="preserve">context="{'default_&lt;nom del field many2one&gt;':active_id}". </w:t>
      </w:r>
    </w:p>
    <w:p w:rsidR="00000000" w:rsidDel="00000000" w:rsidP="00000000" w:rsidRDefault="00000000" w:rsidRPr="00000000" w14:paraId="0000018D">
      <w:pPr>
        <w:pageBreakBefore w:val="0"/>
        <w:ind w:left="0" w:firstLine="0"/>
        <w:rPr/>
      </w:pPr>
      <w:r w:rsidDel="00000000" w:rsidR="00000000" w:rsidRPr="00000000">
        <w:rPr>
          <w:rtl w:val="0"/>
        </w:rPr>
      </w:r>
    </w:p>
    <w:p w:rsidR="00000000" w:rsidDel="00000000" w:rsidP="00000000" w:rsidRDefault="00000000" w:rsidRPr="00000000" w14:paraId="0000018E">
      <w:pPr>
        <w:pageBreakBefore w:val="0"/>
        <w:ind w:left="0" w:firstLine="0"/>
        <w:rPr/>
      </w:pPr>
      <w:r w:rsidDel="00000000" w:rsidR="00000000" w:rsidRPr="00000000">
        <w:rPr>
          <w:rtl w:val="0"/>
        </w:rPr>
        <w:t xml:space="preserve">Això es pot fer també en un “action”. De fet, en pressionar un element del “tree” s'executa un “action” també:</w:t>
      </w:r>
    </w:p>
    <w:tbl>
      <w:tblPr>
        <w:tblStyle w:val="Table1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"context"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{"default_doctor": active_id}</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tl w:val="0"/>
              </w:rPr>
            </w:r>
          </w:p>
        </w:tc>
      </w:tr>
    </w:tbl>
    <w:p w:rsidR="00000000" w:rsidDel="00000000" w:rsidP="00000000" w:rsidRDefault="00000000" w:rsidRPr="00000000" w14:paraId="00000190">
      <w:pPr>
        <w:pageBreakBefore w:val="0"/>
        <w:rPr/>
      </w:pPr>
      <w:r w:rsidDel="00000000" w:rsidR="00000000" w:rsidRPr="00000000">
        <w:rPr>
          <w:rtl w:val="0"/>
        </w:rPr>
      </w:r>
    </w:p>
    <w:p w:rsidR="00000000" w:rsidDel="00000000" w:rsidP="00000000" w:rsidRDefault="00000000" w:rsidRPr="00000000" w14:paraId="0000019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w:t>
      </w:r>
      <w:r w:rsidDel="00000000" w:rsidR="00000000" w:rsidRPr="00000000">
        <w:rPr>
          <w:rtl w:val="0"/>
        </w:rPr>
        <w:t xml:space="preserve">: el concepte de context en Odoo no està explicat encara. De moment pensem que és un calaix de sastre on posar les variables que volem passar de la vista al controlador i viceversa.</w:t>
      </w:r>
      <w:r w:rsidDel="00000000" w:rsidR="00000000" w:rsidRPr="00000000">
        <w:rPr>
          <w:rtl w:val="0"/>
        </w:rPr>
      </w:r>
    </w:p>
    <w:p w:rsidR="00000000" w:rsidDel="00000000" w:rsidP="00000000" w:rsidRDefault="00000000" w:rsidRPr="00000000" w14:paraId="00000192">
      <w:pPr>
        <w:pageBreakBefore w:val="0"/>
        <w:rPr/>
      </w:pPr>
      <w:r w:rsidDel="00000000" w:rsidR="00000000" w:rsidRPr="00000000">
        <w:rPr>
          <w:rtl w:val="0"/>
        </w:rPr>
        <w:t xml:space="preserve">La paraula reservada </w:t>
      </w:r>
      <w:r w:rsidDel="00000000" w:rsidR="00000000" w:rsidRPr="00000000">
        <w:rPr>
          <w:rtl w:val="0"/>
        </w:rPr>
        <w:t xml:space="preserve">“</w:t>
      </w:r>
      <w:r w:rsidDel="00000000" w:rsidR="00000000" w:rsidRPr="00000000">
        <w:rPr>
          <w:b w:val="1"/>
          <w:rtl w:val="0"/>
        </w:rPr>
        <w:t xml:space="preserve">active_id”</w:t>
      </w:r>
      <w:r w:rsidDel="00000000" w:rsidR="00000000" w:rsidRPr="00000000">
        <w:rPr>
          <w:rtl w:val="0"/>
        </w:rPr>
        <w:t xml:space="preserve"> és una variable que apunta al “</w:t>
      </w:r>
      <w:r w:rsidDel="00000000" w:rsidR="00000000" w:rsidRPr="00000000">
        <w:rPr>
          <w:b w:val="1"/>
          <w:rtl w:val="0"/>
        </w:rPr>
        <w:t xml:space="preserve">id</w:t>
      </w:r>
      <w:r w:rsidDel="00000000" w:rsidR="00000000" w:rsidRPr="00000000">
        <w:rPr>
          <w:rtl w:val="0"/>
        </w:rPr>
        <w:t xml:space="preserve">” del registre que està actiu en aquest formulari. Per saber més de com utilitzar “context” podeu consultar </w:t>
      </w:r>
      <w:hyperlink r:id="rId20">
        <w:r w:rsidDel="00000000" w:rsidR="00000000" w:rsidRPr="00000000">
          <w:rPr>
            <w:color w:val="1155cc"/>
            <w:u w:val="single"/>
            <w:rtl w:val="0"/>
          </w:rPr>
          <w:t xml:space="preserve">https://www.cybrosys.com/blog/how-to-use-context-and-domain-in-odoo-13</w:t>
        </w:r>
      </w:hyperlink>
      <w:r w:rsidDel="00000000" w:rsidR="00000000" w:rsidRPr="00000000">
        <w:rPr>
          <w:rtl w:val="0"/>
        </w:rPr>
        <w:t xml:space="preserve"> i </w:t>
      </w:r>
      <w:hyperlink r:id="rId21">
        <w:r w:rsidDel="00000000" w:rsidR="00000000" w:rsidRPr="00000000">
          <w:rPr>
            <w:color w:val="1155cc"/>
            <w:u w:val="single"/>
            <w:rtl w:val="0"/>
          </w:rPr>
          <w:t xml:space="preserve">https://odootricks.tips/about/building-blocks/context/</w:t>
        </w:r>
      </w:hyperlink>
      <w:r w:rsidDel="00000000" w:rsidR="00000000" w:rsidRPr="00000000">
        <w:rPr>
          <w:rtl w:val="0"/>
        </w:rPr>
        <w:t xml:space="preserve">.</w:t>
      </w:r>
    </w:p>
    <w:p w:rsidR="00000000" w:rsidDel="00000000" w:rsidP="00000000" w:rsidRDefault="00000000" w:rsidRPr="00000000" w14:paraId="00000193">
      <w:pPr>
        <w:pageBreakBefore w:val="0"/>
        <w:rPr/>
      </w:pPr>
      <w:r w:rsidDel="00000000" w:rsidR="00000000" w:rsidRPr="00000000">
        <w:rPr>
          <w:rtl w:val="0"/>
        </w:rPr>
      </w:r>
    </w:p>
    <w:p w:rsidR="00000000" w:rsidDel="00000000" w:rsidP="00000000" w:rsidRDefault="00000000" w:rsidRPr="00000000" w14:paraId="00000194">
      <w:pPr>
        <w:pageBreakBefore w:val="0"/>
        <w:ind w:left="0" w:firstLine="0"/>
        <w:rPr/>
      </w:pPr>
      <w:r w:rsidDel="00000000" w:rsidR="00000000" w:rsidRPr="00000000">
        <w:rPr>
          <w:rtl w:val="0"/>
        </w:rPr>
      </w:r>
    </w:p>
    <w:p w:rsidR="00000000" w:rsidDel="00000000" w:rsidP="00000000" w:rsidRDefault="00000000" w:rsidRPr="00000000" w14:paraId="00000195">
      <w:pPr>
        <w:pStyle w:val="Heading3"/>
        <w:pageBreakBefore w:val="0"/>
        <w:numPr>
          <w:ilvl w:val="2"/>
          <w:numId w:val="19"/>
        </w:numPr>
        <w:rPr>
          <w:u w:val="none"/>
        </w:rPr>
      </w:pPr>
      <w:bookmarkStart w:colFirst="0" w:colLast="0" w:name="_herq84u9vj5r" w:id="22"/>
      <w:bookmarkEnd w:id="22"/>
      <w:r w:rsidDel="00000000" w:rsidR="00000000" w:rsidRPr="00000000">
        <w:rPr>
          <w:rtl w:val="0"/>
        </w:rPr>
        <w:t xml:space="preserve">Domains als Many2one</w:t>
      </w:r>
    </w:p>
    <w:p w:rsidR="00000000" w:rsidDel="00000000" w:rsidP="00000000" w:rsidRDefault="00000000" w:rsidRPr="00000000" w14:paraId="00000196">
      <w:pPr>
        <w:pageBreakBefore w:val="0"/>
        <w:ind w:left="0" w:firstLine="0"/>
        <w:rPr/>
      </w:pPr>
      <w:r w:rsidDel="00000000" w:rsidR="00000000" w:rsidRPr="00000000">
        <w:rPr>
          <w:rtl w:val="0"/>
        </w:rPr>
        <w:t xml:space="preserve">Encara que es poden definir en el model, pot ser que en una vista determinada necessitem un “domain” més específic. Així es defineixen:</w:t>
      </w:r>
      <w:r w:rsidDel="00000000" w:rsidR="00000000" w:rsidRPr="00000000">
        <w:rPr>
          <w:rtl w:val="0"/>
        </w:rPr>
      </w:r>
    </w:p>
    <w:tbl>
      <w:tblPr>
        <w:tblStyle w:val="Table2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"hotel"</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"[('ishotel', '=', True)]"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98">
      <w:pPr>
        <w:pStyle w:val="Heading3"/>
        <w:pageBreakBefore w:val="0"/>
        <w:numPr>
          <w:ilvl w:val="2"/>
          <w:numId w:val="19"/>
        </w:numPr>
        <w:rPr>
          <w:u w:val="none"/>
        </w:rPr>
      </w:pPr>
      <w:bookmarkStart w:colFirst="0" w:colLast="0" w:name="_g8zpixqfbwed" w:id="23"/>
      <w:bookmarkEnd w:id="23"/>
      <w:r w:rsidDel="00000000" w:rsidR="00000000" w:rsidRPr="00000000">
        <w:rPr>
          <w:rtl w:val="0"/>
        </w:rPr>
        <w:t xml:space="preserve">Formularis dinàmics</w:t>
      </w:r>
      <w:r w:rsidDel="00000000" w:rsidR="00000000" w:rsidRPr="00000000">
        <w:rPr>
          <w:rtl w:val="0"/>
        </w:rPr>
      </w:r>
    </w:p>
    <w:p w:rsidR="00000000" w:rsidDel="00000000" w:rsidP="00000000" w:rsidRDefault="00000000" w:rsidRPr="00000000" w14:paraId="00000199">
      <w:pPr>
        <w:pageBreakBefore w:val="0"/>
        <w:rPr/>
      </w:pPr>
      <w:r w:rsidDel="00000000" w:rsidR="00000000" w:rsidRPr="00000000">
        <w:rPr>
          <w:rtl w:val="0"/>
        </w:rPr>
        <w:t xml:space="preserve">El client web d'Odoo és una web reactiva. Això vol dir que reacciona a les accions de l'usuari o a esdeveniments de manera automàtica. Part d'aquesta reactivitat es pot definir en la vista “form” fent que es modifique en funció de diversos factors. Això s'aconsegueix amb l'atribut “</w:t>
      </w:r>
      <w:r w:rsidDel="00000000" w:rsidR="00000000" w:rsidRPr="00000000">
        <w:rPr>
          <w:b w:val="1"/>
          <w:rtl w:val="0"/>
        </w:rPr>
        <w:t xml:space="preserve">attrs</w:t>
      </w:r>
      <w:r w:rsidDel="00000000" w:rsidR="00000000" w:rsidRPr="00000000">
        <w:rPr>
          <w:rtl w:val="0"/>
        </w:rPr>
        <w:t xml:space="preserve">” entre altres dels “fields”.</w:t>
      </w:r>
      <w:r w:rsidDel="00000000" w:rsidR="00000000" w:rsidRPr="00000000">
        <w:rPr>
          <w:rtl w:val="0"/>
        </w:rPr>
      </w:r>
    </w:p>
    <w:p w:rsidR="00000000" w:rsidDel="00000000" w:rsidP="00000000" w:rsidRDefault="00000000" w:rsidRPr="00000000" w14:paraId="0000019A">
      <w:pPr>
        <w:pageBreakBefore w:val="0"/>
        <w:rPr>
          <w:b w:val="1"/>
          <w:u w:val="single"/>
        </w:rPr>
      </w:pPr>
      <w:r w:rsidDel="00000000" w:rsidR="00000000" w:rsidRPr="00000000">
        <w:rPr>
          <w:b w:val="1"/>
          <w:u w:val="single"/>
          <w:rtl w:val="0"/>
        </w:rPr>
        <w:t xml:space="preserve">Es pot ocultar condicionalment un “field”:</w:t>
      </w:r>
    </w:p>
    <w:tbl>
      <w:tblPr>
        <w:tblStyle w:val="Table2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"boyfriend_name"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"{'invisible':[('married', '!=', False)]}"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"boyfriend_name"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"{'invisible':[('married', '!=', 'selection_key')]}"</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9C">
      <w:pPr>
        <w:pageBreakBefore w:val="0"/>
        <w:ind w:left="0" w:firstLine="0"/>
        <w:rPr>
          <w:b w:val="1"/>
          <w:u w:val="single"/>
        </w:rPr>
      </w:pPr>
      <w:r w:rsidDel="00000000" w:rsidR="00000000" w:rsidRPr="00000000">
        <w:rPr>
          <w:b w:val="1"/>
          <w:u w:val="single"/>
          <w:rtl w:val="0"/>
        </w:rPr>
        <w:t xml:space="preserve">Es pot mostr</w:t>
      </w:r>
      <w:del w:author="ALFREDO OLTRA ORENGO" w:id="2" w:date="2022-08-08T21:37:08Z">
        <w:r w:rsidDel="00000000" w:rsidR="00000000" w:rsidRPr="00000000">
          <w:rPr>
            <w:b w:val="1"/>
            <w:u w:val="single"/>
            <w:rtl w:val="0"/>
          </w:rPr>
          <w:delText xml:space="preserve">o ocult</w:delText>
        </w:r>
      </w:del>
      <w:r w:rsidDel="00000000" w:rsidR="00000000" w:rsidRPr="00000000">
        <w:rPr>
          <w:b w:val="1"/>
          <w:u w:val="single"/>
          <w:rtl w:val="0"/>
        </w:rPr>
        <w:t xml:space="preserve">ar en manera edició o lectura:</w:t>
      </w:r>
    </w:p>
    <w:tbl>
      <w:tblPr>
        <w:tblStyle w:val="Table2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"partido"</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"oe_edit_only"</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"equipo"</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"oe_read_only"</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9E">
      <w:pPr>
        <w:pageBreakBefore w:val="0"/>
        <w:ind w:left="0" w:firstLine="0"/>
        <w:rPr/>
      </w:pPr>
      <w:r w:rsidDel="00000000" w:rsidR="00000000" w:rsidRPr="00000000">
        <w:rPr>
          <w:rtl w:val="0"/>
        </w:rPr>
        <w:t xml:space="preserve">Molts formularis tenen estats i es comporten com un assistent. En funció de cada estat es poden mostrar o ocultar “fields”. Hi ha una drecera a l'exemple anterior si tenim un “field” que específicament es diu “state”. Amb l'atribut “states” es pot mostrar o ocultar elements de la venda:</w:t>
      </w:r>
    </w:p>
    <w:tbl>
      <w:tblPr>
        <w:tblStyle w:val="Table2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"i,c,d"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w:t>
              <w:tab/>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tl w:val="0"/>
              </w:rPr>
            </w:r>
          </w:p>
        </w:tc>
      </w:tr>
    </w:tbl>
    <w:p w:rsidR="00000000" w:rsidDel="00000000" w:rsidP="00000000" w:rsidRDefault="00000000" w:rsidRPr="00000000" w14:paraId="000001A0">
      <w:pPr>
        <w:pageBreakBefore w:val="0"/>
        <w:ind w:left="0" w:firstLine="0"/>
        <w:rPr/>
      </w:pPr>
      <w:r w:rsidDel="00000000" w:rsidR="00000000" w:rsidRPr="00000000">
        <w:rPr>
          <w:rtl w:val="0"/>
        </w:rPr>
      </w:r>
    </w:p>
    <w:p w:rsidR="00000000" w:rsidDel="00000000" w:rsidP="00000000" w:rsidRDefault="00000000" w:rsidRPr="00000000" w14:paraId="000001A1">
      <w:pPr>
        <w:pageBreakBefore w:val="0"/>
        <w:ind w:left="0" w:firstLine="0"/>
        <w:rPr/>
      </w:pPr>
      <w:r w:rsidDel="00000000" w:rsidR="00000000" w:rsidRPr="00000000">
        <w:rPr>
          <w:rtl w:val="0"/>
        </w:rPr>
        <w:t xml:space="preserve">També existeix l'opció </w:t>
      </w:r>
      <w:r w:rsidDel="00000000" w:rsidR="00000000" w:rsidRPr="00000000">
        <w:rPr>
          <w:b w:val="1"/>
          <w:rtl w:val="0"/>
        </w:rPr>
        <w:t xml:space="preserve">d'ocultar una columna d'un “tree</w:t>
      </w:r>
      <w:r w:rsidDel="00000000" w:rsidR="00000000" w:rsidRPr="00000000">
        <w:rPr>
          <w:rtl w:val="0"/>
        </w:rPr>
        <w:t xml:space="preserve">” d'un “X2many”:</w:t>
      </w:r>
    </w:p>
    <w:tbl>
      <w:tblPr>
        <w:tblStyle w:val="Table2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"lot_id"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"{'column_invisible': [('parent.state', 'not in', ['sale', 'done'])] }"</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A3">
      <w:pPr>
        <w:pageBreakBefore w:val="0"/>
        <w:rPr/>
      </w:pPr>
      <w:r w:rsidDel="00000000" w:rsidR="00000000" w:rsidRPr="00000000">
        <w:rPr>
          <w:rtl w:val="0"/>
        </w:rPr>
      </w:r>
    </w:p>
    <w:p w:rsidR="00000000" w:rsidDel="00000000" w:rsidP="00000000" w:rsidRDefault="00000000" w:rsidRPr="00000000" w14:paraId="000001A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sz w:val="20"/>
          <w:szCs w:val="20"/>
        </w:rPr>
      </w:pPr>
      <w:r w:rsidDel="00000000" w:rsidR="00000000" w:rsidRPr="00000000">
        <w:rPr>
          <w:sz w:val="20"/>
          <w:szCs w:val="20"/>
          <w:rtl w:val="0"/>
        </w:rPr>
        <w:t xml:space="preserve">💬 </w:t>
      </w:r>
      <w:r w:rsidDel="00000000" w:rsidR="00000000" w:rsidRPr="00000000">
        <w:rPr>
          <w:b w:val="1"/>
          <w:rtl w:val="0"/>
        </w:rPr>
        <w:t xml:space="preserve">Interessant: </w:t>
      </w:r>
      <w:r w:rsidDel="00000000" w:rsidR="00000000" w:rsidRPr="00000000">
        <w:rPr>
          <w:rtl w:val="0"/>
        </w:rPr>
        <w:t xml:space="preserve">fixa't en l'exemple anterior que diu “parent.state”. Això fa referència al “field state” del model pare d'aqueix “tree”. Cal tenir en compte que aqueix “tree” es mostra amb el model al qual fa referència el “X2many”, però està dins d'un formulari d'un altre model.</w:t>
      </w:r>
      <w:r w:rsidDel="00000000" w:rsidR="00000000" w:rsidRPr="00000000">
        <w:rPr>
          <w:rtl w:val="0"/>
        </w:rPr>
      </w:r>
    </w:p>
    <w:p w:rsidR="00000000" w:rsidDel="00000000" w:rsidP="00000000" w:rsidRDefault="00000000" w:rsidRPr="00000000" w14:paraId="000001A5">
      <w:pPr>
        <w:pageBreakBefore w:val="0"/>
        <w:ind w:left="0" w:firstLine="0"/>
        <w:rPr/>
      </w:pPr>
      <w:r w:rsidDel="00000000" w:rsidR="00000000" w:rsidRPr="00000000">
        <w:rPr>
          <w:rtl w:val="0"/>
        </w:rPr>
        <w:t xml:space="preserve">Dins dels formularis dinàmics, </w:t>
      </w:r>
      <w:r w:rsidDel="00000000" w:rsidR="00000000" w:rsidRPr="00000000">
        <w:rPr>
          <w:b w:val="1"/>
          <w:rtl w:val="0"/>
        </w:rPr>
        <w:t xml:space="preserve">es pot editar condicionalment un “field”</w:t>
      </w:r>
      <w:r w:rsidDel="00000000" w:rsidR="00000000" w:rsidRPr="00000000">
        <w:rPr>
          <w:rtl w:val="0"/>
        </w:rPr>
        <w:t xml:space="preserve">. Això vol dir que permetrà a l'usuari modificar un “field” en funció d'una condició:</w:t>
      </w:r>
      <w:r w:rsidDel="00000000" w:rsidR="00000000" w:rsidRPr="00000000">
        <w:rPr>
          <w:rtl w:val="0"/>
        </w:rPr>
      </w:r>
    </w:p>
    <w:tbl>
      <w:tblPr>
        <w:tblStyle w:val="Table2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"name2"</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"{'readonly': [('condition', '=', False)]}"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A7">
      <w:pPr>
        <w:pageBreakBefore w:val="0"/>
        <w:ind w:left="0" w:firstLine="0"/>
        <w:rPr/>
      </w:pPr>
      <w:r w:rsidDel="00000000" w:rsidR="00000000" w:rsidRPr="00000000">
        <w:rPr>
          <w:rtl w:val="0"/>
        </w:rPr>
        <w:t xml:space="preserve">Vegem ara un exemple amb tots els “attrs”:</w:t>
      </w:r>
      <w:r w:rsidDel="00000000" w:rsidR="00000000" w:rsidRPr="00000000">
        <w:rPr>
          <w:rtl w:val="0"/>
        </w:rPr>
      </w:r>
    </w:p>
    <w:tbl>
      <w:tblPr>
        <w:tblStyle w:val="Table2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"{'invisible': [('condition1', '=', False)], </w:t>
              <w:br w:type="textWrapping"/>
              <w:t xml:space="preserve">                           'required': [('condition2', '=', True)], </w:t>
              <w:br w:type="textWrapping"/>
              <w:t xml:space="preserve">                           'readonly': [('condition3','=',True)]}"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A9">
      <w:pPr>
        <w:pageBreakBefore w:val="0"/>
        <w:rPr/>
      </w:pPr>
      <w:r w:rsidDel="00000000" w:rsidR="00000000" w:rsidRPr="00000000">
        <w:rPr>
          <w:rtl w:val="0"/>
        </w:rPr>
      </w:r>
    </w:p>
    <w:p w:rsidR="00000000" w:rsidDel="00000000" w:rsidP="00000000" w:rsidRDefault="00000000" w:rsidRPr="00000000" w14:paraId="000001AA">
      <w:pPr>
        <w:pStyle w:val="Heading3"/>
        <w:pageBreakBefore w:val="0"/>
        <w:numPr>
          <w:ilvl w:val="2"/>
          <w:numId w:val="19"/>
        </w:numPr>
        <w:rPr>
          <w:u w:val="none"/>
        </w:rPr>
      </w:pPr>
      <w:bookmarkStart w:colFirst="0" w:colLast="0" w:name="_rtqvlqkx7nlr" w:id="24"/>
      <w:bookmarkEnd w:id="24"/>
      <w:r w:rsidDel="00000000" w:rsidR="00000000" w:rsidRPr="00000000">
        <w:rPr>
          <w:rtl w:val="0"/>
        </w:rPr>
        <w:t xml:space="preserve">Assistents</w:t>
      </w:r>
      <w:r w:rsidDel="00000000" w:rsidR="00000000" w:rsidRPr="00000000">
        <w:rPr>
          <w:rtl w:val="0"/>
        </w:rPr>
      </w:r>
    </w:p>
    <w:p w:rsidR="00000000" w:rsidDel="00000000" w:rsidP="00000000" w:rsidRDefault="00000000" w:rsidRPr="00000000" w14:paraId="000001AB">
      <w:pPr>
        <w:pageBreakBefore w:val="0"/>
        <w:ind w:left="0" w:firstLine="0"/>
        <w:rPr/>
      </w:pPr>
      <w:r w:rsidDel="00000000" w:rsidR="00000000" w:rsidRPr="00000000">
        <w:rPr>
          <w:rtl w:val="0"/>
        </w:rPr>
        <w:t xml:space="preserve">Els formularis d'Odoo poden ser assistents amb les tècniques que acabem d'estudiar. A partir d'Odoo 11 s'usa el “field status”, l'atribut “states” i un “widget” anomenat “statusbar” que mostra aquest “field” en la part superior del formulari com unes fletxes.</w:t>
      </w:r>
      <w:r w:rsidDel="00000000" w:rsidR="00000000" w:rsidRPr="00000000">
        <w:rPr>
          <w:rtl w:val="0"/>
        </w:rPr>
        <w:t xml:space="preserve"> </w:t>
      </w:r>
    </w:p>
    <w:tbl>
      <w:tblPr>
        <w:tblStyle w:val="Table2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widget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"statusbar"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statusbar_visible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"draft,sent,progress,invoiced,done"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AD">
      <w:pPr>
        <w:pStyle w:val="Heading2"/>
        <w:numPr>
          <w:ilvl w:val="1"/>
          <w:numId w:val="19"/>
        </w:numPr>
        <w:ind w:left="576"/>
        <w:rPr/>
      </w:pPr>
      <w:bookmarkStart w:colFirst="0" w:colLast="0" w:name="_hr7jttygd8q5" w:id="25"/>
      <w:bookmarkEnd w:id="25"/>
      <w:r w:rsidDel="00000000" w:rsidR="00000000" w:rsidRPr="00000000">
        <w:rPr>
          <w:rtl w:val="0"/>
        </w:rPr>
        <w:t xml:space="preserve">Vista Kanban</w:t>
      </w:r>
    </w:p>
    <w:p w:rsidR="00000000" w:rsidDel="00000000" w:rsidP="00000000" w:rsidRDefault="00000000" w:rsidRPr="00000000" w14:paraId="000001AE">
      <w:pPr>
        <w:pageBreakBefore w:val="0"/>
        <w:rPr/>
      </w:pPr>
      <w:r w:rsidDel="00000000" w:rsidR="00000000" w:rsidRPr="00000000">
        <w:rPr>
          <w:rtl w:val="0"/>
        </w:rPr>
        <w:t xml:space="preserve">La vista “tree” i la vista “form” són les que funcionen per defecte en qualsevol “action”. La resta de vistes, com la “Kanban”, necessiten una definició en XML per a funcionar.</w:t>
      </w:r>
    </w:p>
    <w:p w:rsidR="00000000" w:rsidDel="00000000" w:rsidP="00000000" w:rsidRDefault="00000000" w:rsidRPr="00000000" w14:paraId="000001AF">
      <w:pPr>
        <w:pageBreakBefore w:val="0"/>
        <w:rPr/>
      </w:pPr>
      <w:r w:rsidDel="00000000" w:rsidR="00000000" w:rsidRPr="00000000">
        <w:rPr>
          <w:rtl w:val="0"/>
        </w:rPr>
        <w:t xml:space="preserve">A més, donada la gran quantitat d'opcions que tenim en fer un “Kanban”, no disposem d'etiquetes com en el “form” que després es traduïsquen en HTML o CSS i donen un format estàndard i confortable. Quan estem definint una vista “Kanban” entrem en el terreny del llenguatge “QWeb” i de l'HTML o CSS explícit.</w:t>
      </w:r>
    </w:p>
    <w:p w:rsidR="00000000" w:rsidDel="00000000" w:rsidP="00000000" w:rsidRDefault="00000000" w:rsidRPr="00000000" w14:paraId="000001B0">
      <w:pPr>
        <w:pageBreakBefore w:val="0"/>
        <w:rPr/>
      </w:pPr>
      <w:r w:rsidDel="00000000" w:rsidR="00000000" w:rsidRPr="00000000">
        <w:rPr>
          <w:rtl w:val="0"/>
        </w:rPr>
      </w:r>
    </w:p>
    <w:p w:rsidR="00000000" w:rsidDel="00000000" w:rsidP="00000000" w:rsidRDefault="00000000" w:rsidRPr="00000000" w14:paraId="000001B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sz w:val="20"/>
          <w:szCs w:val="20"/>
        </w:rPr>
      </w:pPr>
      <w:r w:rsidDel="00000000" w:rsidR="00000000" w:rsidRPr="00000000">
        <w:rPr>
          <w:sz w:val="20"/>
          <w:szCs w:val="20"/>
          <w:rtl w:val="0"/>
        </w:rPr>
        <w:t xml:space="preserve">💬 </w:t>
      </w:r>
      <w:r w:rsidDel="00000000" w:rsidR="00000000" w:rsidRPr="00000000">
        <w:rPr>
          <w:b w:val="1"/>
          <w:rtl w:val="0"/>
        </w:rPr>
        <w:t xml:space="preserve">Interessant</w:t>
      </w:r>
      <w:r w:rsidDel="00000000" w:rsidR="00000000" w:rsidRPr="00000000">
        <w:rPr>
          <w:rtl w:val="0"/>
        </w:rPr>
        <w:t xml:space="preserve">: aprendre els detalls de QWeb, HTML i CSS necessaris per a dominar el disseny dels “Kanban” suposa molt espai que no podem dedicar en aquest capítol. De moment, la millor manera de fer-los és entendre com funcionen els exemples i mirar, copiar i pegar el codi dels “Kanban” que ja estan fets.</w:t>
      </w:r>
      <w:r w:rsidDel="00000000" w:rsidR="00000000" w:rsidRPr="00000000">
        <w:rPr>
          <w:rtl w:val="0"/>
        </w:rPr>
      </w:r>
    </w:p>
    <w:p w:rsidR="00000000" w:rsidDel="00000000" w:rsidP="00000000" w:rsidRDefault="00000000" w:rsidRPr="00000000" w14:paraId="000001B2">
      <w:pPr>
        <w:pageBreakBefore w:val="0"/>
        <w:rPr/>
      </w:pPr>
      <w:r w:rsidDel="00000000" w:rsidR="00000000" w:rsidRPr="00000000">
        <w:rPr>
          <w:rtl w:val="0"/>
        </w:rPr>
        <w:t xml:space="preserve">Vegem un exemple mínim de “Kanban” on descriurem posteriorment per a què serveixen les etiquetes i atributs.</w:t>
      </w:r>
      <w:r w:rsidDel="00000000" w:rsidR="00000000" w:rsidRPr="00000000">
        <w:rPr>
          <w:rtl w:val="0"/>
        </w:rPr>
      </w:r>
    </w:p>
    <w:tbl>
      <w:tblPr>
        <w:tblStyle w:val="Table2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"terraform.planet_kanban_view"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kanban</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&lt;kanban&gt;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i w:val="1"/>
                <w:color w:val="999988"/>
                <w:sz w:val="18"/>
                <w:szCs w:val="18"/>
                <w:shd w:fill="f8f8f8" w:val="clear"/>
                <w:rtl w:val="0"/>
              </w:rPr>
              <w:t xml:space="preserve">&lt;!-- Estos fields se cargan inicialmente y pueden ser utilizados</w:t>
              <w:br w:type="textWrapping"/>
              <w:t xml:space="preserve">            </w:t>
              <w:tab/>
              <w:t xml:space="preserve">por la lógica del Kanban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&lt;!-- Es importante añadir el id para el</w:t>
              <w:br w:type="textWrapping"/>
              <w:t xml:space="preserve">                </w:t>
              <w:tab/>
              <w:t xml:space="preserve">record.id.value posterior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"image"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&lt;templates&gt;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"kanban-box"</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"oe_product_vignette"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Aprovechando un CSS de products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&lt;a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"open"</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&lt;img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"o_image_64_contain"</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t-att-alt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"record.name.value"</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t-att-src</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"kanban_image('school.student', 'image', record.id.raw_value)"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&lt;/a&gt;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Para obtener la imagen necesitamos una función javascript </w:t>
              <w:br w:type="textWrapping"/>
              <w:t xml:space="preserve">                         que proporciona Odoo Llamada kanban-image y esta necesita </w:t>
              <w:br w:type="textWrapping"/>
              <w:t xml:space="preserve">                         el nombre del modelo, el field y el id para encontrarla --&gt;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record es una variable que tiene QWeb para acceder a las </w:t>
              <w:br w:type="textWrapping"/>
              <w:t xml:space="preserve">                        propiedades del registro que estamos mostrando. Las propiedades</w:t>
              <w:br w:type="textWrapping"/>
              <w:t xml:space="preserve">                        accesibles son las que hemos puesto en los fields de arriba.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"oe_product_desc"</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&lt;h4&gt;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&lt;a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"edit"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&lt;!-- Abre un formulario de edición --&gt;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&gt;&lt;/field&gt;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&gt;&lt;/field&gt;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&lt;/a&gt;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&lt;/h4&gt;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&lt;/templates&gt;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&lt;/kanban&gt;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B4">
      <w:pPr>
        <w:pStyle w:val="Heading2"/>
        <w:numPr>
          <w:ilvl w:val="1"/>
          <w:numId w:val="19"/>
        </w:numPr>
        <w:ind w:left="576"/>
        <w:rPr/>
      </w:pPr>
      <w:bookmarkStart w:colFirst="0" w:colLast="0" w:name="_mse4nrae9fqe" w:id="26"/>
      <w:bookmarkEnd w:id="26"/>
      <w:r w:rsidDel="00000000" w:rsidR="00000000" w:rsidRPr="00000000">
        <w:rPr>
          <w:rtl w:val="0"/>
        </w:rPr>
        <w:t xml:space="preserve">Vista Calendar</w:t>
      </w:r>
    </w:p>
    <w:p w:rsidR="00000000" w:rsidDel="00000000" w:rsidP="00000000" w:rsidRDefault="00000000" w:rsidRPr="00000000" w14:paraId="000001B5">
      <w:pPr>
        <w:pageBreakBefore w:val="0"/>
        <w:ind w:left="0" w:firstLine="0"/>
        <w:rPr/>
      </w:pPr>
      <w:r w:rsidDel="00000000" w:rsidR="00000000" w:rsidRPr="00000000">
        <w:rPr>
          <w:rtl w:val="0"/>
        </w:rPr>
        <w:t xml:space="preserve">Aquesta vista mostra un calendari si les dades dels registres del model tenen almenys un “field” que indica una data i un altre que indique una data final o una duració. </w:t>
      </w:r>
    </w:p>
    <w:p w:rsidR="00000000" w:rsidDel="00000000" w:rsidP="00000000" w:rsidRDefault="00000000" w:rsidRPr="00000000" w14:paraId="000001B6">
      <w:pPr>
        <w:pageBreakBefore w:val="0"/>
        <w:ind w:left="0" w:firstLine="0"/>
        <w:rPr/>
      </w:pPr>
      <w:r w:rsidDel="00000000" w:rsidR="00000000" w:rsidRPr="00000000">
        <w:rPr>
          <w:rtl w:val="0"/>
        </w:rPr>
        <w:t xml:space="preserve">La sintaxi és molt simple, vegem un exemple:</w:t>
      </w:r>
    </w:p>
    <w:tbl>
      <w:tblPr>
        <w:tblStyle w:val="Table2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"school.travel_calendar"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travel calendar</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school.travel</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&lt;calendar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"Travel Calendar"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date_start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"launch_time"</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date_delay</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"distance"</w:t>
            </w:r>
            <w:r w:rsidDel="00000000" w:rsidR="00000000" w:rsidRPr="00000000">
              <w:rPr>
                <w:rFonts w:ascii="Consolas" w:cs="Consolas" w:eastAsia="Consolas" w:hAnsi="Consolas"/>
                <w:color w:val="000080"/>
                <w:sz w:val="18"/>
                <w:szCs w:val="18"/>
                <w:shd w:fill="f8f8f8" w:val="clear"/>
                <w:rtl w:val="0"/>
              </w:rPr>
              <w:t xml:space="preserve"> &lt;!</w:t>
            </w:r>
            <w:r w:rsidDel="00000000" w:rsidR="00000000" w:rsidRPr="00000000">
              <w:rPr>
                <w:rFonts w:ascii="Consolas" w:cs="Consolas" w:eastAsia="Consolas" w:hAnsi="Consolas"/>
                <w:color w:val="008080"/>
                <w:sz w:val="18"/>
                <w:szCs w:val="18"/>
                <w:shd w:fill="f8f8f8" w:val="clear"/>
                <w:rtl w:val="0"/>
              </w:rPr>
              <w:t xml:space="preserv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Puede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ser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delay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horas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o</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date_stop</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color="origin_school"&gt; </w:t>
            </w:r>
            <w:r w:rsidDel="00000000" w:rsidR="00000000" w:rsidRPr="00000000">
              <w:rPr>
                <w:rFonts w:ascii="Consolas" w:cs="Consolas" w:eastAsia="Consolas" w:hAnsi="Consolas"/>
                <w:i w:val="1"/>
                <w:color w:val="999988"/>
                <w:sz w:val="18"/>
                <w:szCs w:val="18"/>
                <w:shd w:fill="f8f8f8" w:val="clear"/>
                <w:rtl w:val="0"/>
              </w:rPr>
              <w:t xml:space="preserve">&lt;!-- El color indica el field que lo modifica</w:t>
              <w:br w:type="textWrapping"/>
              <w:tab/>
              <w:tab/>
              <w:tab/>
              <w:tab/>
              <w:tab/>
              <w:tab/>
              <w:t xml:space="preserve">No un color literalmente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&lt;/calendar&gt;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B8">
      <w:pPr>
        <w:pageBreakBefore w:val="0"/>
        <w:rPr>
          <w:b w:val="1"/>
        </w:rPr>
      </w:pPr>
      <w:r w:rsidDel="00000000" w:rsidR="00000000" w:rsidRPr="00000000">
        <w:rPr>
          <w:rtl w:val="0"/>
        </w:rPr>
        <w:t xml:space="preserve">Per defecte el “</w:t>
      </w:r>
      <w:r w:rsidDel="00000000" w:rsidR="00000000" w:rsidRPr="00000000">
        <w:rPr>
          <w:b w:val="1"/>
          <w:rtl w:val="0"/>
        </w:rPr>
        <w:t xml:space="preserve">delay</w:t>
      </w:r>
      <w:r w:rsidDel="00000000" w:rsidR="00000000" w:rsidRPr="00000000">
        <w:rPr>
          <w:rtl w:val="0"/>
        </w:rPr>
        <w:t xml:space="preserve">” ho divideix en dies segons la duració de la jornada laboral. Aquesta es pot modificar amb l'atribut “</w:t>
      </w:r>
      <w:ins w:author="ALFREDO OLTRA ORENGO" w:id="3" w:date="2022-08-08T21:41:51Z">
        <w:r w:rsidDel="00000000" w:rsidR="00000000" w:rsidRPr="00000000">
          <w:rPr>
            <w:rtl w:val="0"/>
          </w:rPr>
          <w:t xml:space="preserve">day length</w:t>
        </w:r>
      </w:ins>
      <w:del w:author="ALFREDO OLTRA ORENGO" w:id="3" w:date="2022-08-08T21:41:51Z">
        <w:r w:rsidDel="00000000" w:rsidR="00000000" w:rsidRPr="00000000">
          <w:rPr>
            <w:b w:val="1"/>
            <w:rtl w:val="0"/>
          </w:rPr>
          <w:delText xml:space="preserve">day_lenght</w:delText>
        </w:r>
      </w:del>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9">
      <w:pPr>
        <w:pStyle w:val="Heading2"/>
        <w:numPr>
          <w:ilvl w:val="1"/>
          <w:numId w:val="19"/>
        </w:numPr>
        <w:ind w:left="576"/>
        <w:rPr/>
      </w:pPr>
      <w:bookmarkStart w:colFirst="0" w:colLast="0" w:name="_7bybvwbln8gu" w:id="27"/>
      <w:bookmarkEnd w:id="27"/>
      <w:r w:rsidDel="00000000" w:rsidR="00000000" w:rsidRPr="00000000">
        <w:rPr>
          <w:rtl w:val="0"/>
        </w:rPr>
        <w:t xml:space="preserve">Vista Graph</w:t>
      </w:r>
    </w:p>
    <w:p w:rsidR="00000000" w:rsidDel="00000000" w:rsidP="00000000" w:rsidRDefault="00000000" w:rsidRPr="00000000" w14:paraId="000001BA">
      <w:pPr>
        <w:pageBreakBefore w:val="0"/>
        <w:ind w:left="0" w:firstLine="0"/>
        <w:rPr/>
      </w:pPr>
      <w:r w:rsidDel="00000000" w:rsidR="00000000" w:rsidRPr="00000000">
        <w:rPr>
          <w:rtl w:val="0"/>
        </w:rPr>
        <w:t xml:space="preserve">La vista “graph” permet mostrar una gràfica a partir d'alguns “fields” numèrics que tinga el model. Aquesta vista pot ser de tipus “pie” (pastís en anglés), “bar” o “line” i es comporta agregant els valors que ha de mostrar.</w:t>
      </w:r>
    </w:p>
    <w:p w:rsidR="00000000" w:rsidDel="00000000" w:rsidP="00000000" w:rsidRDefault="00000000" w:rsidRPr="00000000" w14:paraId="000001BB">
      <w:pPr>
        <w:pageBreakBefore w:val="0"/>
        <w:ind w:left="0" w:firstLine="0"/>
        <w:rPr/>
      </w:pPr>
      <w:r w:rsidDel="00000000" w:rsidR="00000000" w:rsidRPr="00000000">
        <w:rPr>
          <w:rtl w:val="0"/>
        </w:rPr>
        <w:t xml:space="preserve">En aquest exemple es veu un gràfic en el qual es mostrarà l'evolució de les notes en el temps de cada estudiant. Per això el temps es posa com “</w:t>
      </w:r>
      <w:r w:rsidDel="00000000" w:rsidR="00000000" w:rsidRPr="00000000">
        <w:rPr>
          <w:b w:val="1"/>
          <w:rtl w:val="0"/>
        </w:rPr>
        <w:t xml:space="preserve">row</w:t>
      </w:r>
      <w:r w:rsidDel="00000000" w:rsidR="00000000" w:rsidRPr="00000000">
        <w:rPr>
          <w:rtl w:val="0"/>
        </w:rPr>
        <w:t xml:space="preserve">”, l'estudiant com a “</w:t>
      </w:r>
      <w:r w:rsidDel="00000000" w:rsidR="00000000" w:rsidRPr="00000000">
        <w:rPr>
          <w:b w:val="1"/>
          <w:rtl w:val="0"/>
        </w:rPr>
        <w:t xml:space="preserve">col</w:t>
      </w:r>
      <w:r w:rsidDel="00000000" w:rsidR="00000000" w:rsidRPr="00000000">
        <w:rPr>
          <w:rtl w:val="0"/>
        </w:rPr>
        <w:t xml:space="preserve">” i les dades a mostrar que són les qualificacions com “</w:t>
      </w:r>
      <w:r w:rsidDel="00000000" w:rsidR="00000000" w:rsidRPr="00000000">
        <w:rPr>
          <w:b w:val="1"/>
          <w:rtl w:val="0"/>
        </w:rPr>
        <w:t xml:space="preserve">measure</w:t>
      </w:r>
      <w:r w:rsidDel="00000000" w:rsidR="00000000" w:rsidRPr="00000000">
        <w:rPr>
          <w:rtl w:val="0"/>
        </w:rPr>
        <w:t xml:space="preserve">”. En cas d'oblidar posar a l’estudiant com a “</w:t>
      </w:r>
      <w:r w:rsidDel="00000000" w:rsidR="00000000" w:rsidRPr="00000000">
        <w:rPr>
          <w:b w:val="1"/>
          <w:rtl w:val="0"/>
        </w:rPr>
        <w:t xml:space="preserve">col</w:t>
      </w:r>
      <w:r w:rsidDel="00000000" w:rsidR="00000000" w:rsidRPr="00000000">
        <w:rPr>
          <w:rtl w:val="0"/>
        </w:rPr>
        <w:t xml:space="preserve">” ens mostraria l'evolució en el temps de la suma de les notes de tots els estudiants.</w:t>
      </w:r>
      <w:r w:rsidDel="00000000" w:rsidR="00000000" w:rsidRPr="00000000">
        <w:rPr>
          <w:rtl w:val="0"/>
        </w:rPr>
      </w:r>
    </w:p>
    <w:tbl>
      <w:tblPr>
        <w:tblStyle w:val="Table3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"school.qualifications_graph"</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Qualifications graph</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 qualifications</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&lt;graph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"Qualifications History"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"line"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"time"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"measure"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&lt;/graph&gt;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BD">
      <w:pPr>
        <w:pageBreakBefore w:val="0"/>
        <w:ind w:left="0" w:firstLine="0"/>
        <w:rPr/>
      </w:pPr>
      <w:r w:rsidDel="00000000" w:rsidR="00000000" w:rsidRPr="00000000">
        <w:rPr>
          <w:rtl w:val="0"/>
        </w:rPr>
      </w:r>
    </w:p>
    <w:p w:rsidR="00000000" w:rsidDel="00000000" w:rsidP="00000000" w:rsidRDefault="00000000" w:rsidRPr="00000000" w14:paraId="000001BE">
      <w:pPr>
        <w:pStyle w:val="Heading2"/>
        <w:numPr>
          <w:ilvl w:val="1"/>
          <w:numId w:val="19"/>
        </w:numPr>
        <w:ind w:left="576"/>
        <w:rPr/>
      </w:pPr>
      <w:bookmarkStart w:colFirst="0" w:colLast="0" w:name="_uwhnxn222xcr" w:id="28"/>
      <w:bookmarkEnd w:id="28"/>
      <w:r w:rsidDel="00000000" w:rsidR="00000000" w:rsidRPr="00000000">
        <w:rPr>
          <w:rtl w:val="0"/>
        </w:rPr>
        <w:t xml:space="preserve">Vista Search</w:t>
      </w:r>
    </w:p>
    <w:p w:rsidR="00000000" w:rsidDel="00000000" w:rsidP="00000000" w:rsidRDefault="00000000" w:rsidRPr="00000000" w14:paraId="000001BF">
      <w:pPr>
        <w:rPr/>
      </w:pPr>
      <w:r w:rsidDel="00000000" w:rsidR="00000000" w:rsidRPr="00000000">
        <w:rPr>
          <w:rtl w:val="0"/>
        </w:rPr>
        <w:t xml:space="preserve">Aquesta no és una vista com les que hem vist fins ara. Entra dins de la mateixa categoria i es guarda en el mateix model, </w:t>
      </w:r>
      <w:r w:rsidDel="00000000" w:rsidR="00000000" w:rsidRPr="00000000">
        <w:rPr>
          <w:b w:val="1"/>
          <w:rtl w:val="0"/>
        </w:rPr>
        <w:t xml:space="preserve">però no es mostra ocupant la finestra, sinó la part superior on se situa el formulari de cerca</w:t>
      </w:r>
      <w:r w:rsidDel="00000000" w:rsidR="00000000" w:rsidRPr="00000000">
        <w:rPr>
          <w:rtl w:val="0"/>
        </w:rPr>
        <w:t xml:space="preserve">. El que permet és definir els criteris de cerca, filtrat o agrupament dels registres que es mostren en el client web.</w:t>
      </w:r>
    </w:p>
    <w:p w:rsidR="00000000" w:rsidDel="00000000" w:rsidP="00000000" w:rsidRDefault="00000000" w:rsidRPr="00000000" w14:paraId="000001C0">
      <w:pPr>
        <w:pageBreakBefore w:val="0"/>
        <w:ind w:left="0" w:firstLine="0"/>
        <w:rPr/>
      </w:pPr>
      <w:r w:rsidDel="00000000" w:rsidR="00000000" w:rsidRPr="00000000">
        <w:rPr>
          <w:rtl w:val="0"/>
        </w:rPr>
        <w:t xml:space="preserve">Vegem un exemple complet de vista “search”:</w:t>
      </w:r>
    </w:p>
    <w:tbl>
      <w:tblPr>
        <w:tblStyle w:val="Table3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&lt;search&gt;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"inventor_id"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"description"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 and description"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filter_domain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 ('name', 'ilike', self), ('description', 'ilike', self)]"</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"boxes"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"Boxes or @"</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filter_domain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"['|',('boxes','=',self),('kg','=',self)]"</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"my_ideas"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"My Ideas"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"[('inventor_id', '=', uid)]"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"more_100"</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"More than 100 boxes"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"[('boxes','&gt;',100)]"</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"Today"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"Today"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"[('date', '&amp;gt;=', datetime.datetime.now().strftime('%Y-%m-%d 00:00:00')),('date', '&amp;lt;=', datetime.datetime.now().strftime('%Y-%m-%d 23:23:59'))]"</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"group_by_inventor"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"Inventor"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context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 'inventor_id'}"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"group_by_exit_day"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"Exit"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context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 'exit_day:day'}"</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&lt;/search&gt;</w:t>
            </w:r>
            <w:r w:rsidDel="00000000" w:rsidR="00000000" w:rsidRPr="00000000">
              <w:rPr>
                <w:rtl w:val="0"/>
              </w:rPr>
            </w:r>
          </w:p>
        </w:tc>
      </w:tr>
    </w:tbl>
    <w:p w:rsidR="00000000" w:rsidDel="00000000" w:rsidP="00000000" w:rsidRDefault="00000000" w:rsidRPr="00000000" w14:paraId="000001C2">
      <w:pPr>
        <w:pageBreakBefore w:val="0"/>
        <w:ind w:left="0" w:firstLine="0"/>
        <w:rPr/>
      </w:pPr>
      <w:r w:rsidDel="00000000" w:rsidR="00000000" w:rsidRPr="00000000">
        <w:rPr>
          <w:rtl w:val="0"/>
        </w:rPr>
      </w:r>
    </w:p>
    <w:p w:rsidR="00000000" w:rsidDel="00000000" w:rsidP="00000000" w:rsidRDefault="00000000" w:rsidRPr="00000000" w14:paraId="000001C3">
      <w:pPr>
        <w:pageBreakBefore w:val="0"/>
        <w:ind w:left="0" w:firstLine="0"/>
        <w:rPr/>
      </w:pPr>
      <w:r w:rsidDel="00000000" w:rsidR="00000000" w:rsidRPr="00000000">
        <w:rPr>
          <w:rtl w:val="0"/>
        </w:rPr>
        <w:t xml:space="preserve">L'etiqueta “</w:t>
      </w:r>
      <w:r w:rsidDel="00000000" w:rsidR="00000000" w:rsidRPr="00000000">
        <w:rPr>
          <w:b w:val="1"/>
          <w:rtl w:val="0"/>
        </w:rPr>
        <w:t xml:space="preserve">field</w:t>
      </w:r>
      <w:r w:rsidDel="00000000" w:rsidR="00000000" w:rsidRPr="00000000">
        <w:rPr>
          <w:rtl w:val="0"/>
        </w:rPr>
        <w:t xml:space="preserve">” dins d'un “</w:t>
      </w:r>
      <w:r w:rsidDel="00000000" w:rsidR="00000000" w:rsidRPr="00000000">
        <w:rPr>
          <w:b w:val="1"/>
          <w:rtl w:val="0"/>
        </w:rPr>
        <w:t xml:space="preserve">search</w:t>
      </w:r>
      <w:r w:rsidDel="00000000" w:rsidR="00000000" w:rsidRPr="00000000">
        <w:rPr>
          <w:rtl w:val="0"/>
        </w:rPr>
        <w:t xml:space="preserve">” permet indicar per què “fields” cercarà. Es pot posar l'atribut “</w:t>
      </w:r>
      <w:r w:rsidDel="00000000" w:rsidR="00000000" w:rsidRPr="00000000">
        <w:rPr>
          <w:b w:val="1"/>
          <w:rtl w:val="0"/>
        </w:rPr>
        <w:t xml:space="preserve">filter_domain</w:t>
      </w:r>
      <w:r w:rsidDel="00000000" w:rsidR="00000000" w:rsidRPr="00000000">
        <w:rPr>
          <w:rtl w:val="0"/>
        </w:rPr>
        <w:t xml:space="preserve">” si volem incorporar una cerca més avançada fins i tot amb diversos “fields”. S'usarà la sintaxi dels dominis que ja hem usat en Odoo en altres ocasions.</w:t>
      </w:r>
    </w:p>
    <w:p w:rsidR="00000000" w:rsidDel="00000000" w:rsidP="00000000" w:rsidRDefault="00000000" w:rsidRPr="00000000" w14:paraId="000001C4">
      <w:pPr>
        <w:pageBreakBefore w:val="0"/>
        <w:ind w:left="0" w:firstLine="0"/>
        <w:rPr/>
      </w:pPr>
      <w:r w:rsidDel="00000000" w:rsidR="00000000" w:rsidRPr="00000000">
        <w:rPr>
          <w:rtl w:val="0"/>
        </w:rPr>
        <w:t xml:space="preserve">L'etiqueta “</w:t>
      </w:r>
      <w:r w:rsidDel="00000000" w:rsidR="00000000" w:rsidRPr="00000000">
        <w:rPr>
          <w:b w:val="1"/>
          <w:rtl w:val="0"/>
        </w:rPr>
        <w:t xml:space="preserve">filter</w:t>
      </w:r>
      <w:r w:rsidDel="00000000" w:rsidR="00000000" w:rsidRPr="00000000">
        <w:rPr>
          <w:rtl w:val="0"/>
        </w:rPr>
        <w:t xml:space="preserve">” estableix un filtre predefinit que s'aplicarà prement en el menú. Necessita l'atribut “</w:t>
      </w:r>
      <w:r w:rsidDel="00000000" w:rsidR="00000000" w:rsidRPr="00000000">
        <w:rPr>
          <w:b w:val="1"/>
          <w:rtl w:val="0"/>
        </w:rPr>
        <w:t xml:space="preserve">domain</w:t>
      </w:r>
      <w:r w:rsidDel="00000000" w:rsidR="00000000" w:rsidRPr="00000000">
        <w:rPr>
          <w:rtl w:val="0"/>
        </w:rPr>
        <w:t xml:space="preserve">” perquè faça la cerca.</w:t>
      </w:r>
    </w:p>
    <w:p w:rsidR="00000000" w:rsidDel="00000000" w:rsidP="00000000" w:rsidRDefault="00000000" w:rsidRPr="00000000" w14:paraId="000001C5">
      <w:pPr>
        <w:pageBreakBefore w:val="0"/>
        <w:ind w:left="0" w:firstLine="0"/>
        <w:rPr/>
      </w:pPr>
      <w:r w:rsidDel="00000000" w:rsidR="00000000" w:rsidRPr="00000000">
        <w:rPr>
          <w:rtl w:val="0"/>
        </w:rPr>
        <w:t xml:space="preserve">L'etiqueta “</w:t>
      </w:r>
      <w:r w:rsidDel="00000000" w:rsidR="00000000" w:rsidRPr="00000000">
        <w:rPr>
          <w:b w:val="1"/>
          <w:rtl w:val="0"/>
        </w:rPr>
        <w:t xml:space="preserve">filter</w:t>
      </w:r>
      <w:r w:rsidDel="00000000" w:rsidR="00000000" w:rsidRPr="00000000">
        <w:rPr>
          <w:rtl w:val="0"/>
        </w:rPr>
        <w:t xml:space="preserve">” també pot servir per a agrupar en funció d'un criteri. Per a això, cal posar en el “</w:t>
      </w:r>
      <w:r w:rsidDel="00000000" w:rsidR="00000000" w:rsidRPr="00000000">
        <w:rPr>
          <w:b w:val="1"/>
          <w:rtl w:val="0"/>
        </w:rPr>
        <w:t xml:space="preserve">context</w:t>
      </w:r>
      <w:r w:rsidDel="00000000" w:rsidR="00000000" w:rsidRPr="00000000">
        <w:rPr>
          <w:rtl w:val="0"/>
        </w:rPr>
        <w:t xml:space="preserve">” la </w:t>
      </w:r>
      <w:r w:rsidDel="00000000" w:rsidR="00000000" w:rsidRPr="00000000">
        <w:rPr>
          <w:rtl w:val="0"/>
        </w:rPr>
        <w:t xml:space="preserve">clau</w:t>
      </w:r>
      <w:r w:rsidDel="00000000" w:rsidR="00000000" w:rsidRPr="00000000">
        <w:rPr>
          <w:rtl w:val="0"/>
        </w:rPr>
        <w:t xml:space="preserve"> “</w:t>
      </w:r>
      <w:r w:rsidDel="00000000" w:rsidR="00000000" w:rsidRPr="00000000">
        <w:rPr>
          <w:b w:val="1"/>
          <w:rtl w:val="0"/>
        </w:rPr>
        <w:t xml:space="preserve">group_by</w:t>
      </w:r>
      <w:r w:rsidDel="00000000" w:rsidR="00000000" w:rsidRPr="00000000">
        <w:rPr>
          <w:rtl w:val="0"/>
        </w:rPr>
        <w:t xml:space="preserve">”, de manera que farà una cerca i agruparà pel criteri que li diguem. Hi ha un tipus especial d'agrupació per data (últim exemple) en la qual podem especificar si volem agrupar per dia, mes o uns altres.</w:t>
      </w:r>
    </w:p>
    <w:p w:rsidR="00000000" w:rsidDel="00000000" w:rsidP="00000000" w:rsidRDefault="00000000" w:rsidRPr="00000000" w14:paraId="000001C6">
      <w:pPr>
        <w:pageBreakBefore w:val="0"/>
        <w:ind w:left="0" w:firstLine="0"/>
        <w:rPr/>
      </w:pPr>
      <w:r w:rsidDel="00000000" w:rsidR="00000000" w:rsidRPr="00000000">
        <w:rPr>
          <w:rtl w:val="0"/>
        </w:rPr>
      </w:r>
    </w:p>
    <w:p w:rsidR="00000000" w:rsidDel="00000000" w:rsidP="00000000" w:rsidRDefault="00000000" w:rsidRPr="00000000" w14:paraId="000001C7">
      <w:pPr>
        <w:pageBreakBefore w:val="0"/>
        <w:ind w:left="0" w:firstLine="0"/>
        <w:rPr/>
      </w:pPr>
      <w:r w:rsidDel="00000000" w:rsidR="00000000" w:rsidRPr="00000000">
        <w:rPr>
          <w:rtl w:val="0"/>
        </w:rPr>
      </w:r>
    </w:p>
    <w:p w:rsidR="00000000" w:rsidDel="00000000" w:rsidP="00000000" w:rsidRDefault="00000000" w:rsidRPr="00000000" w14:paraId="000001C8">
      <w:pPr>
        <w:pageBreakBefore w:val="0"/>
        <w:ind w:left="0" w:firstLine="0"/>
        <w:rPr/>
      </w:pPr>
      <w:r w:rsidDel="00000000" w:rsidR="00000000" w:rsidRPr="00000000">
        <w:rPr>
          <w:rtl w:val="0"/>
        </w:rPr>
      </w:r>
    </w:p>
    <w:p w:rsidR="00000000" w:rsidDel="00000000" w:rsidP="00000000" w:rsidRDefault="00000000" w:rsidRPr="00000000" w14:paraId="000001C9">
      <w:pPr>
        <w:pStyle w:val="Heading1"/>
        <w:numPr>
          <w:ilvl w:val="0"/>
          <w:numId w:val="19"/>
        </w:numPr>
        <w:ind w:left="432"/>
      </w:pPr>
      <w:bookmarkStart w:colFirst="0" w:colLast="0" w:name="_pqgc0b1iw8pw" w:id="29"/>
      <w:bookmarkEnd w:id="29"/>
      <w:r w:rsidDel="00000000" w:rsidR="00000000" w:rsidRPr="00000000">
        <w:rPr>
          <w:rtl w:val="0"/>
        </w:rPr>
        <w:t xml:space="preserve">Seguretat en models Odoo</w:t>
      </w:r>
    </w:p>
    <w:p w:rsidR="00000000" w:rsidDel="00000000" w:rsidP="00000000" w:rsidRDefault="00000000" w:rsidRPr="00000000" w14:paraId="000001CA">
      <w:pPr>
        <w:rPr/>
      </w:pPr>
      <w:r w:rsidDel="00000000" w:rsidR="00000000" w:rsidRPr="00000000">
        <w:rPr>
          <w:rtl w:val="0"/>
        </w:rPr>
        <w:t xml:space="preserve">Odoo necessita conéixer que permisos tenen els usuaris/rols del sistema per a cada model particular del nostre mòdul. En el fitxer “</w:t>
      </w:r>
      <w:r w:rsidDel="00000000" w:rsidR="00000000" w:rsidRPr="00000000">
        <w:rPr>
          <w:b w:val="1"/>
          <w:rtl w:val="0"/>
        </w:rPr>
        <w:t xml:space="preserve">__manifest__.py</w:t>
      </w:r>
      <w:r w:rsidDel="00000000" w:rsidR="00000000" w:rsidRPr="00000000">
        <w:rPr>
          <w:rtl w:val="0"/>
        </w:rPr>
        <w:t xml:space="preserve">” s'indica un la ruta a un fitxer on es detallen aquests permisos, d'una forma similar a:</w:t>
      </w:r>
    </w:p>
    <w:tbl>
      <w:tblPr>
        <w:tblStyle w:val="Table3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CB">
            <w:pPr>
              <w:spacing w:after="0" w:before="0" w:line="276" w:lineRule="auto"/>
              <w:jc w:val="left"/>
              <w:rPr>
                <w:sz w:val="18"/>
                <w:szCs w:val="18"/>
              </w:rPr>
            </w:pPr>
            <w:r w:rsidDel="00000000" w:rsidR="00000000" w:rsidRPr="00000000">
              <w:rPr>
                <w:rFonts w:ascii="Consolas" w:cs="Consolas" w:eastAsia="Consolas" w:hAnsi="Consolas"/>
                <w:color w:val="dd1144"/>
                <w:sz w:val="18"/>
                <w:szCs w:val="18"/>
                <w:shd w:fill="f8f8f8" w:val="clear"/>
                <w:rtl w:val="0"/>
              </w:rPr>
              <w:t xml:space="preserve">'data'</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'security/ir.model.access.csv'</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1CC">
      <w:pPr>
        <w:rPr/>
      </w:pPr>
      <w:r w:rsidDel="00000000" w:rsidR="00000000" w:rsidRPr="00000000">
        <w:rPr>
          <w:rtl w:val="0"/>
        </w:rPr>
        <w:t xml:space="preserve">El contingut del fitxer és una capçalera, indicant que és cada camp (d'una manera molt descriptiva), seguit d'un conjunt de línies, cadascuna definint una ACL (Access Control List).</w:t>
      </w:r>
    </w:p>
    <w:p w:rsidR="00000000" w:rsidDel="00000000" w:rsidP="00000000" w:rsidRDefault="00000000" w:rsidRPr="00000000" w14:paraId="000001CD">
      <w:pPr>
        <w:rPr/>
      </w:pPr>
      <w:r w:rsidDel="00000000" w:rsidR="00000000" w:rsidRPr="00000000">
        <w:rPr>
          <w:rtl w:val="0"/>
        </w:rPr>
        <w:t xml:space="preserve">Vegem un exemple:</w:t>
      </w:r>
    </w:p>
    <w:tbl>
      <w:tblPr>
        <w:tblStyle w:val="Table3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CE">
            <w:pPr>
              <w:spacing w:after="0" w:before="0" w:line="276" w:lineRule="auto"/>
              <w:jc w:val="left"/>
              <w:rPr/>
            </w:pPr>
            <w:r w:rsidDel="00000000" w:rsidR="00000000" w:rsidRPr="00000000">
              <w:rPr>
                <w:rFonts w:ascii="Consolas" w:cs="Consolas" w:eastAsia="Consolas" w:hAnsi="Consolas"/>
                <w:color w:val="333333"/>
                <w:sz w:val="18"/>
                <w:szCs w:val="18"/>
                <w:shd w:fill="f8f8f8" w:val="clear"/>
                <w:rtl w:val="0"/>
              </w:rPr>
              <w:t xml:space="preserve">id,name,model_id:id,group_id:id,perm_read,perm_write,perm_create,perm_unlink</w:t>
              <w:br w:type="textWrapping"/>
              <w:t xml:space="preserve">acl_lista_tareas,lista_tareas.lista_default,model_lista_tareas_lista,base.group_user,</w:t>
            </w:r>
            <w:r w:rsidDel="00000000" w:rsidR="00000000" w:rsidRPr="00000000">
              <w:rPr>
                <w:rFonts w:ascii="Consolas" w:cs="Consolas" w:eastAsia="Consolas" w:hAnsi="Consolas"/>
                <w:color w:val="008080"/>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hd w:fill="f8f8f8" w:val="clear"/>
                <w:rtl w:val="0"/>
              </w:rPr>
              <w:t xml:space="preserve">1</w:t>
            </w:r>
            <w:r w:rsidDel="00000000" w:rsidR="00000000" w:rsidRPr="00000000">
              <w:rPr>
                <w:rtl w:val="0"/>
              </w:rPr>
            </w:r>
          </w:p>
        </w:tc>
      </w:tr>
    </w:tbl>
    <w:p w:rsidR="00000000" w:rsidDel="00000000" w:rsidP="00000000" w:rsidRDefault="00000000" w:rsidRPr="00000000" w14:paraId="000001CF">
      <w:pPr>
        <w:rPr/>
      </w:pPr>
      <w:r w:rsidDel="00000000" w:rsidR="00000000" w:rsidRPr="00000000">
        <w:rPr>
          <w:rtl w:val="0"/>
        </w:rPr>
        <w:t xml:space="preserve">En aqueix exemple es defineix:</w:t>
      </w:r>
    </w:p>
    <w:p w:rsidR="00000000" w:rsidDel="00000000" w:rsidP="00000000" w:rsidRDefault="00000000" w:rsidRPr="00000000" w14:paraId="000001D0">
      <w:pPr>
        <w:numPr>
          <w:ilvl w:val="0"/>
          <w:numId w:val="22"/>
        </w:numPr>
        <w:spacing w:after="0" w:afterAutospacing="0"/>
        <w:ind w:left="720" w:hanging="360"/>
        <w:rPr>
          <w:smallCaps w:val="0"/>
          <w:color w:val="000000"/>
          <w:sz w:val="24"/>
          <w:szCs w:val="24"/>
        </w:rPr>
      </w:pPr>
      <w:r w:rsidDel="00000000" w:rsidR="00000000" w:rsidRPr="00000000">
        <w:rPr>
          <w:rtl w:val="0"/>
        </w:rPr>
        <w:t xml:space="preserve">Una ACL amb “id” anomenada “acl_lista_tareas”.</w:t>
      </w:r>
    </w:p>
    <w:p w:rsidR="00000000" w:rsidDel="00000000" w:rsidP="00000000" w:rsidRDefault="00000000" w:rsidRPr="00000000" w14:paraId="000001D1">
      <w:pPr>
        <w:numPr>
          <w:ilvl w:val="0"/>
          <w:numId w:val="22"/>
        </w:numPr>
        <w:spacing w:after="0" w:afterAutospacing="0" w:before="0" w:beforeAutospacing="0"/>
        <w:ind w:left="720" w:hanging="360"/>
        <w:rPr>
          <w:smallCaps w:val="0"/>
          <w:color w:val="000000"/>
          <w:sz w:val="24"/>
          <w:szCs w:val="24"/>
        </w:rPr>
      </w:pPr>
      <w:r w:rsidDel="00000000" w:rsidR="00000000" w:rsidRPr="00000000">
        <w:rPr>
          <w:rtl w:val="0"/>
        </w:rPr>
        <w:t xml:space="preserve">Un nom que indique que afecta al model “lista_tareas.lista” (i s'indica amb “lista_tareas.lista_default_model”).</w:t>
      </w:r>
    </w:p>
    <w:p w:rsidR="00000000" w:rsidDel="00000000" w:rsidP="00000000" w:rsidRDefault="00000000" w:rsidRPr="00000000" w14:paraId="000001D2">
      <w:pPr>
        <w:numPr>
          <w:ilvl w:val="0"/>
          <w:numId w:val="22"/>
        </w:numPr>
        <w:spacing w:after="0" w:afterAutospacing="0" w:before="0" w:beforeAutospacing="0"/>
        <w:ind w:left="720" w:hanging="360"/>
        <w:rPr>
          <w:smallCaps w:val="0"/>
          <w:color w:val="000000"/>
          <w:sz w:val="24"/>
          <w:szCs w:val="24"/>
        </w:rPr>
      </w:pPr>
      <w:r w:rsidDel="00000000" w:rsidR="00000000" w:rsidRPr="00000000">
        <w:rPr>
          <w:rtl w:val="0"/>
        </w:rPr>
        <w:t xml:space="preserve">El model “lista_tareas.lista”, indicat pel seu “External ID” com “model_lista_tareas_lista”.</w:t>
      </w:r>
    </w:p>
    <w:p w:rsidR="00000000" w:rsidDel="00000000" w:rsidP="00000000" w:rsidRDefault="00000000" w:rsidRPr="00000000" w14:paraId="000001D3">
      <w:pPr>
        <w:numPr>
          <w:ilvl w:val="0"/>
          <w:numId w:val="22"/>
        </w:numPr>
        <w:spacing w:after="0" w:afterAutospacing="0" w:before="0" w:beforeAutospacing="0"/>
        <w:ind w:left="720" w:hanging="360"/>
        <w:rPr>
          <w:smallCaps w:val="0"/>
          <w:color w:val="000000"/>
          <w:sz w:val="24"/>
          <w:szCs w:val="24"/>
        </w:rPr>
      </w:pPr>
      <w:r w:rsidDel="00000000" w:rsidR="00000000" w:rsidRPr="00000000">
        <w:rPr>
          <w:rtl w:val="0"/>
        </w:rPr>
        <w:t xml:space="preserve">El grup al qual s'aplica aquesta ACL. Indicant “base.group_user” s’aplica a tots els usuaris.</w:t>
      </w:r>
    </w:p>
    <w:p w:rsidR="00000000" w:rsidDel="00000000" w:rsidP="00000000" w:rsidRDefault="00000000" w:rsidRPr="00000000" w14:paraId="000001D4">
      <w:pPr>
        <w:numPr>
          <w:ilvl w:val="0"/>
          <w:numId w:val="22"/>
        </w:numPr>
        <w:spacing w:before="0" w:beforeAutospacing="0"/>
        <w:ind w:left="720" w:hanging="360"/>
        <w:rPr>
          <w:smallCaps w:val="0"/>
          <w:color w:val="000000"/>
          <w:sz w:val="24"/>
          <w:szCs w:val="24"/>
        </w:rPr>
      </w:pPr>
      <w:r w:rsidDel="00000000" w:rsidR="00000000" w:rsidRPr="00000000">
        <w:rPr>
          <w:rtl w:val="0"/>
        </w:rPr>
        <w:t xml:space="preserve">Una llista de permisos (lectura, escriptura, creació i esborrat) on “1” indica “permís concedit” i “0” indica “permís denegat”.</w:t>
      </w:r>
    </w:p>
    <w:p w:rsidR="00000000" w:rsidDel="00000000" w:rsidP="00000000" w:rsidRDefault="00000000" w:rsidRPr="00000000" w14:paraId="000001D5">
      <w:pPr>
        <w:rPr/>
      </w:pPr>
      <w:r w:rsidDel="00000000" w:rsidR="00000000" w:rsidRPr="00000000">
        <w:rPr>
          <w:rtl w:val="0"/>
        </w:rPr>
        <w:t xml:space="preserve">Si volem definir grups propis perq l’ACL, a banda dels que puga poseir Odoo, podem fer-ho indicant en “__manifest__.py” un fitxer de definició de grups de forma similar a aquesta:</w:t>
      </w:r>
    </w:p>
    <w:tbl>
      <w:tblPr>
        <w:tblStyle w:val="Table3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6">
            <w:pPr>
              <w:spacing w:after="0" w:before="0" w:line="276" w:lineRule="auto"/>
              <w:jc w:val="left"/>
              <w:rPr>
                <w:sz w:val="18"/>
                <w:szCs w:val="18"/>
              </w:rPr>
            </w:pPr>
            <w:r w:rsidDel="00000000" w:rsidR="00000000" w:rsidRPr="00000000">
              <w:rPr>
                <w:rFonts w:ascii="Consolas" w:cs="Consolas" w:eastAsia="Consolas" w:hAnsi="Consolas"/>
                <w:color w:val="dd1144"/>
                <w:sz w:val="18"/>
                <w:szCs w:val="18"/>
                <w:shd w:fill="f8f8f8" w:val="clear"/>
                <w:rtl w:val="0"/>
              </w:rPr>
              <w:t xml:space="preserve">'data'</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'security/groups.xml'</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'security/ir.model.access.csv'</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1D7">
      <w:pPr>
        <w:rPr/>
      </w:pPr>
      <w:r w:rsidDel="00000000" w:rsidR="00000000" w:rsidRPr="00000000">
        <w:rPr>
          <w:rtl w:val="0"/>
        </w:rPr>
        <w:t xml:space="preserve">Vegem un exemple de definició de grup:</w:t>
      </w:r>
    </w:p>
    <w:tbl>
      <w:tblPr>
        <w:tblStyle w:val="Table3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8">
            <w:pPr>
              <w:spacing w:after="0" w:before="0" w:line="276" w:lineRule="auto"/>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&lt;?</w:t>
            </w:r>
            <w:r w:rsidDel="00000000" w:rsidR="00000000" w:rsidRPr="00000000">
              <w:rPr>
                <w:rFonts w:ascii="Consolas" w:cs="Consolas" w:eastAsia="Consolas" w:hAnsi="Consolas"/>
                <w:color w:val="333333"/>
                <w:sz w:val="18"/>
                <w:szCs w:val="18"/>
                <w:shd w:fill="f8f8f8" w:val="clear"/>
                <w:rtl w:val="0"/>
              </w:rPr>
              <w:t xml:space="preserve">xml version=</w:t>
            </w:r>
            <w:r w:rsidDel="00000000" w:rsidR="00000000" w:rsidRPr="00000000">
              <w:rPr>
                <w:rFonts w:ascii="Consolas" w:cs="Consolas" w:eastAsia="Consolas" w:hAnsi="Consolas"/>
                <w:color w:val="dd1144"/>
                <w:sz w:val="18"/>
                <w:szCs w:val="18"/>
                <w:shd w:fill="f8f8f8" w:val="clear"/>
                <w:rtl w:val="0"/>
              </w:rPr>
              <w:t xml:space="preserve">"1.0"</w:t>
            </w:r>
            <w:r w:rsidDel="00000000" w:rsidR="00000000" w:rsidRPr="00000000">
              <w:rPr>
                <w:rFonts w:ascii="Consolas" w:cs="Consolas" w:eastAsia="Consolas" w:hAnsi="Consolas"/>
                <w:color w:val="333333"/>
                <w:sz w:val="18"/>
                <w:szCs w:val="18"/>
                <w:shd w:fill="f8f8f8" w:val="clear"/>
                <w:rtl w:val="0"/>
              </w:rPr>
              <w:t xml:space="preserve"> encoding=</w:t>
            </w:r>
            <w:r w:rsidDel="00000000" w:rsidR="00000000" w:rsidRPr="00000000">
              <w:rPr>
                <w:rFonts w:ascii="Consolas" w:cs="Consolas" w:eastAsia="Consolas" w:hAnsi="Consolas"/>
                <w:color w:val="dd1144"/>
                <w:sz w:val="18"/>
                <w:szCs w:val="18"/>
                <w:shd w:fill="f8f8f8" w:val="clear"/>
                <w:rtl w:val="0"/>
              </w:rPr>
              <w:t xml:space="preserve">"utf-8"</w:t>
            </w:r>
            <w:r w:rsidDel="00000000" w:rsidR="00000000" w:rsidRPr="00000000">
              <w:rPr>
                <w:rFonts w:ascii="Consolas" w:cs="Consolas" w:eastAsia="Consolas" w:hAnsi="Consolas"/>
                <w:b w:val="1"/>
                <w:color w:val="999999"/>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"grupo_bibliotecario"</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"res.groups"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Bibliotecario</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"users"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 ref('base.user_admin'))]"</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tl w:val="0"/>
              </w:rPr>
            </w:r>
          </w:p>
        </w:tc>
      </w:tr>
    </w:tbl>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Amb aquest exemple, hem creat el “grupo_bibliotecario” i ho hem poblat afegint els usuaris que pertanguen al grup d'administradors (“base.user_admin”). Per a usar-ho al fitxer “csv” amb les ACL, simplement haurem d'indicar en el camp grup “grupo_bibliotecario”. </w:t>
      </w:r>
    </w:p>
    <w:p w:rsidR="00000000" w:rsidDel="00000000" w:rsidP="00000000" w:rsidRDefault="00000000" w:rsidRPr="00000000" w14:paraId="000001DB">
      <w:pPr>
        <w:rPr/>
      </w:pPr>
      <w:r w:rsidDel="00000000" w:rsidR="00000000" w:rsidRPr="00000000">
        <w:rPr>
          <w:rtl w:val="0"/>
        </w:rPr>
        <w:t xml:space="preserve">Més informació en </w:t>
      </w:r>
      <w:hyperlink r:id="rId22">
        <w:r w:rsidDel="00000000" w:rsidR="00000000" w:rsidRPr="00000000">
          <w:rPr>
            <w:color w:val="1155cc"/>
            <w:u w:val="single"/>
            <w:rtl w:val="0"/>
          </w:rPr>
          <w:t xml:space="preserve">www.odoo.yenthevg.com/creating-security-groups-odoo/</w:t>
        </w:r>
      </w:hyperlink>
      <w:r w:rsidDel="00000000" w:rsidR="00000000" w:rsidRPr="00000000">
        <w:rPr>
          <w:rtl w:val="0"/>
        </w:rPr>
        <w:t xml:space="preserve"> i en  </w:t>
      </w:r>
      <w:hyperlink r:id="rId23">
        <w:r w:rsidDel="00000000" w:rsidR="00000000" w:rsidRPr="00000000">
          <w:rPr>
            <w:color w:val="1155cc"/>
            <w:u w:val="single"/>
            <w:rtl w:val="0"/>
          </w:rPr>
          <w:t xml:space="preserve">https://www.odoo.com/documentation/14.0/es/developer/howtos/rdtraining/05_securityintro.html</w:t>
        </w:r>
      </w:hyperlink>
      <w:r w:rsidDel="00000000" w:rsidR="00000000" w:rsidRPr="00000000">
        <w:rPr>
          <w:rtl w:val="0"/>
        </w:rPr>
      </w:r>
    </w:p>
    <w:p w:rsidR="00000000" w:rsidDel="00000000" w:rsidP="00000000" w:rsidRDefault="00000000" w:rsidRPr="00000000" w14:paraId="000001DC">
      <w:pPr>
        <w:pStyle w:val="Heading1"/>
        <w:pageBreakBefore w:val="0"/>
        <w:numPr>
          <w:ilvl w:val="0"/>
          <w:numId w:val="19"/>
        </w:numPr>
        <w:ind w:left="432" w:right="0"/>
        <w:rPr/>
      </w:pPr>
      <w:bookmarkStart w:colFirst="0" w:colLast="0" w:name="_mny6ugefgfay" w:id="30"/>
      <w:bookmarkEnd w:id="30"/>
      <w:r w:rsidDel="00000000" w:rsidR="00000000" w:rsidRPr="00000000">
        <w:rPr>
          <w:rtl w:val="0"/>
        </w:rPr>
        <w:t xml:space="preserve">Mòduls d'exemple amb comentaris</w:t>
      </w:r>
    </w:p>
    <w:p w:rsidR="00000000" w:rsidDel="00000000" w:rsidP="00000000" w:rsidRDefault="00000000" w:rsidRPr="00000000" w14:paraId="000001DD">
      <w:pPr>
        <w:rPr/>
      </w:pPr>
      <w:r w:rsidDel="00000000" w:rsidR="00000000" w:rsidRPr="00000000">
        <w:rPr>
          <w:rtl w:val="0"/>
        </w:rPr>
        <w:t xml:space="preserve">Es poden trobar exemples de mòduls d'Odoo comentats amb els conceptes tractats durant la unitat en </w:t>
      </w:r>
      <w:hyperlink r:id="rId24">
        <w:r w:rsidDel="00000000" w:rsidR="00000000" w:rsidRPr="00000000">
          <w:rPr>
            <w:color w:val="1155cc"/>
            <w:u w:val="single"/>
            <w:rtl w:val="0"/>
          </w:rPr>
          <w:t xml:space="preserve">https://github.com/sergarb1/OdooModulosEjemplos</w:t>
        </w:r>
      </w:hyperlink>
      <w:r w:rsidDel="00000000" w:rsidR="00000000" w:rsidRPr="00000000">
        <w:rPr>
          <w:rtl w:val="0"/>
        </w:rPr>
      </w:r>
    </w:p>
    <w:p w:rsidR="00000000" w:rsidDel="00000000" w:rsidP="00000000" w:rsidRDefault="00000000" w:rsidRPr="00000000" w14:paraId="000001DE">
      <w:pPr>
        <w:pStyle w:val="Heading1"/>
        <w:numPr>
          <w:ilvl w:val="0"/>
          <w:numId w:val="19"/>
        </w:numPr>
        <w:ind w:left="432"/>
      </w:pPr>
      <w:bookmarkStart w:colFirst="0" w:colLast="0" w:name="_dx3f345n8msi" w:id="31"/>
      <w:bookmarkEnd w:id="31"/>
      <w:r w:rsidDel="00000000" w:rsidR="00000000" w:rsidRPr="00000000">
        <w:rPr>
          <w:rtl w:val="0"/>
        </w:rPr>
        <w:t xml:space="preserve">Bibliografia</w:t>
      </w:r>
      <w:r w:rsidDel="00000000" w:rsidR="00000000" w:rsidRPr="00000000">
        <w:rPr>
          <w:rtl w:val="0"/>
        </w:rPr>
      </w:r>
    </w:p>
    <w:p w:rsidR="00000000" w:rsidDel="00000000" w:rsidP="00000000" w:rsidRDefault="00000000" w:rsidRPr="00000000" w14:paraId="000001DF">
      <w:pPr>
        <w:pageBreakBefore w:val="0"/>
        <w:ind w:left="432" w:firstLine="0"/>
        <w:rPr/>
      </w:pPr>
      <w:hyperlink r:id="rId25">
        <w:r w:rsidDel="00000000" w:rsidR="00000000" w:rsidRPr="00000000">
          <w:rPr>
            <w:color w:val="1155cc"/>
            <w:u w:val="single"/>
            <w:rtl w:val="0"/>
          </w:rPr>
          <w:t xml:space="preserve">https://www.odoo.com/documentation/master/</w:t>
        </w:r>
      </w:hyperlink>
      <w:r w:rsidDel="00000000" w:rsidR="00000000" w:rsidRPr="00000000">
        <w:rPr>
          <w:rtl w:val="0"/>
        </w:rPr>
      </w:r>
    </w:p>
    <w:p w:rsidR="00000000" w:rsidDel="00000000" w:rsidP="00000000" w:rsidRDefault="00000000" w:rsidRPr="00000000" w14:paraId="000001E0">
      <w:pPr>
        <w:pageBreakBefore w:val="0"/>
        <w:ind w:left="432" w:firstLine="0"/>
        <w:rPr/>
      </w:pPr>
      <w:hyperlink r:id="rId26">
        <w:r w:rsidDel="00000000" w:rsidR="00000000" w:rsidRPr="00000000">
          <w:rPr>
            <w:color w:val="1155cc"/>
            <w:u w:val="single"/>
            <w:rtl w:val="0"/>
          </w:rPr>
          <w:t xml:space="preserve">https://ioc.xtec.cat/materials/FP/Materials/2252_DAM/DAM_2252_M10/web/html/index.html</w:t>
        </w:r>
      </w:hyperlink>
      <w:r w:rsidDel="00000000" w:rsidR="00000000" w:rsidRPr="00000000">
        <w:rPr>
          <w:rtl w:val="0"/>
        </w:rPr>
      </w:r>
    </w:p>
    <w:p w:rsidR="00000000" w:rsidDel="00000000" w:rsidP="00000000" w:rsidRDefault="00000000" w:rsidRPr="00000000" w14:paraId="000001E1">
      <w:pPr>
        <w:pageBreakBefore w:val="0"/>
        <w:ind w:left="432" w:firstLine="0"/>
        <w:rPr/>
      </w:pPr>
      <w:hyperlink r:id="rId27">
        <w:r w:rsidDel="00000000" w:rsidR="00000000" w:rsidRPr="00000000">
          <w:rPr>
            <w:color w:val="1155cc"/>
            <w:u w:val="single"/>
            <w:rtl w:val="0"/>
          </w:rPr>
          <w:t xml:space="preserve">https://castilloinformatica.es/wiki/index.php?title=Odoo</w:t>
        </w:r>
      </w:hyperlink>
      <w:r w:rsidDel="00000000" w:rsidR="00000000" w:rsidRPr="00000000">
        <w:rPr>
          <w:rtl w:val="0"/>
        </w:rPr>
      </w:r>
    </w:p>
    <w:p w:rsidR="00000000" w:rsidDel="00000000" w:rsidP="00000000" w:rsidRDefault="00000000" w:rsidRPr="00000000" w14:paraId="000001E2">
      <w:pPr>
        <w:pStyle w:val="Heading1"/>
        <w:pageBreakBefore w:val="0"/>
        <w:numPr>
          <w:ilvl w:val="0"/>
          <w:numId w:val="19"/>
        </w:numPr>
        <w:ind w:left="432"/>
        <w:rPr>
          <w:rFonts w:ascii="Calibri" w:cs="Calibri" w:eastAsia="Calibri" w:hAnsi="Calibri"/>
          <w:smallCaps w:val="1"/>
          <w:color w:val="669966"/>
          <w:sz w:val="28"/>
          <w:szCs w:val="28"/>
        </w:rPr>
      </w:pPr>
      <w:bookmarkStart w:colFirst="0" w:colLast="0" w:name="_mh0sb6oag3eq" w:id="32"/>
      <w:bookmarkEnd w:id="32"/>
      <w:r w:rsidDel="00000000" w:rsidR="00000000" w:rsidRPr="00000000">
        <w:rPr>
          <w:rtl w:val="0"/>
        </w:rPr>
        <w:t xml:space="preserve">Autors (en ordre alfabètic)</w:t>
      </w:r>
      <w:r w:rsidDel="00000000" w:rsidR="00000000" w:rsidRPr="00000000">
        <w:rPr>
          <w:rtl w:val="0"/>
        </w:rPr>
      </w:r>
    </w:p>
    <w:p w:rsidR="00000000" w:rsidDel="00000000" w:rsidP="00000000" w:rsidRDefault="00000000" w:rsidRPr="00000000" w14:paraId="000001E3">
      <w:pPr>
        <w:pageBreakBefore w:val="0"/>
        <w:ind w:left="0" w:firstLine="0"/>
        <w:rPr/>
      </w:pPr>
      <w:r w:rsidDel="00000000" w:rsidR="00000000" w:rsidRPr="00000000">
        <w:rPr>
          <w:rtl w:val="0"/>
        </w:rPr>
        <w:t xml:space="preserve">A continuació oferim en ordre alfabètic el llistat d'autors que han fet aportacions a aquest document.</w:t>
      </w:r>
    </w:p>
    <w:p w:rsidR="00000000" w:rsidDel="00000000" w:rsidP="00000000" w:rsidRDefault="00000000" w:rsidRPr="00000000" w14:paraId="000001E4">
      <w:pPr>
        <w:pageBreakBefore w:val="0"/>
        <w:numPr>
          <w:ilvl w:val="0"/>
          <w:numId w:val="6"/>
        </w:numPr>
        <w:spacing w:after="0" w:afterAutospacing="0"/>
        <w:ind w:left="720" w:hanging="360"/>
        <w:rPr>
          <w:u w:val="none"/>
        </w:rPr>
      </w:pPr>
      <w:r w:rsidDel="00000000" w:rsidR="00000000" w:rsidRPr="00000000">
        <w:rPr>
          <w:rtl w:val="0"/>
        </w:rPr>
        <w:t xml:space="preserve">José Castillo Aliaga</w:t>
      </w:r>
    </w:p>
    <w:p w:rsidR="00000000" w:rsidDel="00000000" w:rsidP="00000000" w:rsidRDefault="00000000" w:rsidRPr="00000000" w14:paraId="000001E5">
      <w:pPr>
        <w:pageBreakBefore w:val="0"/>
        <w:numPr>
          <w:ilvl w:val="0"/>
          <w:numId w:val="6"/>
        </w:numPr>
        <w:spacing w:before="0" w:beforeAutospacing="0"/>
        <w:ind w:left="720" w:hanging="360"/>
        <w:rPr>
          <w:u w:val="none"/>
        </w:rPr>
      </w:pPr>
      <w:r w:rsidDel="00000000" w:rsidR="00000000" w:rsidRPr="00000000">
        <w:rPr>
          <w:rtl w:val="0"/>
        </w:rPr>
        <w:t xml:space="preserve">Sergi García Barea</w:t>
      </w:r>
      <w:r w:rsidDel="00000000" w:rsidR="00000000" w:rsidRPr="00000000">
        <w:rPr>
          <w:rtl w:val="0"/>
        </w:rPr>
      </w:r>
    </w:p>
    <w:sectPr>
      <w:headerReference r:id="rId28" w:type="default"/>
      <w:footerReference r:id="rId29"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7">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w:t>
    </w:r>
    <w:r w:rsidDel="00000000" w:rsidR="00000000" w:rsidRPr="00000000">
      <w:rPr>
        <w:rFonts w:ascii="Tahoma" w:cs="Tahoma" w:eastAsia="Tahoma" w:hAnsi="Tahoma"/>
        <w:smallCaps w:val="1"/>
        <w:color w:val="999966"/>
        <w:sz w:val="18"/>
        <w:szCs w:val="18"/>
        <w:rtl w:val="0"/>
      </w:rPr>
      <w:t xml:space="preserve">Desenvolupament d'Aplicacions Multiplataforma</w:t>
      <w:tab/>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r>
    <w:r w:rsidDel="00000000" w:rsidR="00000000" w:rsidRPr="00000000">
      <w:rPr>
        <w:rFonts w:ascii="Tahoma" w:cs="Tahoma" w:eastAsia="Tahoma" w:hAnsi="Tahoma"/>
        <w:smallCaps w:val="1"/>
        <w:color w:val="999966"/>
        <w:sz w:val="18"/>
        <w:szCs w:val="18"/>
        <w:rtl w:val="0"/>
      </w:rPr>
      <w:t xml:space="preserve">UD07 - Pàgina 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6">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Sistemes de gestió empresarial</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Desenvolupament de móduls d’Odoo: Model i Vista</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cybrosys.com/blog/how-to-use-context-and-domain-in-odoo-13" TargetMode="External"/><Relationship Id="rId22" Type="http://schemas.openxmlformats.org/officeDocument/2006/relationships/hyperlink" Target="http://www.odoo.yenthevg.com/creating-security-groups-odoo/" TargetMode="External"/><Relationship Id="rId21" Type="http://schemas.openxmlformats.org/officeDocument/2006/relationships/hyperlink" Target="https://odootricks.tips/about/building-blocks/context/" TargetMode="External"/><Relationship Id="rId24" Type="http://schemas.openxmlformats.org/officeDocument/2006/relationships/hyperlink" Target="https://github.com/sergarb1/OdooModulosEjemplos" TargetMode="External"/><Relationship Id="rId23" Type="http://schemas.openxmlformats.org/officeDocument/2006/relationships/hyperlink" Target="https://www.odoo.com/documentation/14.0/es/developer/howtos/rdtraining/05_securityintro.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echnaureus.com/odoo-partner-res-partner-concept/" TargetMode="External"/><Relationship Id="rId26" Type="http://schemas.openxmlformats.org/officeDocument/2006/relationships/hyperlink" Target="https://ioc.xtec.cat/materials/FP/Materials/2252_DAM/DAM_2252_M10/web/html/index.html" TargetMode="External"/><Relationship Id="rId25" Type="http://schemas.openxmlformats.org/officeDocument/2006/relationships/hyperlink" Target="https://www.odoo.com/documentation/master/" TargetMode="External"/><Relationship Id="rId28" Type="http://schemas.openxmlformats.org/officeDocument/2006/relationships/header" Target="header1.xml"/><Relationship Id="rId27" Type="http://schemas.openxmlformats.org/officeDocument/2006/relationships/hyperlink" Target="https://castilloinformatica.es/wiki/index.php?title=Odoo" TargetMode="External"/><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12.png"/><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9.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13.png"/><Relationship Id="rId16" Type="http://schemas.openxmlformats.org/officeDocument/2006/relationships/image" Target="media/image4.png"/><Relationship Id="rId19" Type="http://schemas.openxmlformats.org/officeDocument/2006/relationships/image" Target="media/image10.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